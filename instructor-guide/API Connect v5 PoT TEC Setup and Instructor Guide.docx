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A0F86" w14:textId="0CB38CFB" w:rsidR="00F72D0D" w:rsidRPr="00CA7D17" w:rsidRDefault="00E52FD6" w:rsidP="0096550E">
      <w:pPr>
        <w:pStyle w:val="Cover-Title"/>
      </w:pPr>
      <w:bookmarkStart w:id="0" w:name="_Toc136939318"/>
      <w:bookmarkStart w:id="1" w:name="_Toc136943188"/>
      <w:bookmarkStart w:id="2" w:name="_Toc141180386"/>
      <w:bookmarkStart w:id="3" w:name="_Toc136939313"/>
      <w:bookmarkStart w:id="4" w:name="_Toc138735469"/>
      <w:bookmarkStart w:id="5" w:name="_Toc141180381"/>
      <w:r>
        <w:t>Discovering t</w:t>
      </w:r>
      <w:r w:rsidR="004D61FD">
        <w:t>he Value of</w:t>
      </w:r>
      <w:r w:rsidR="004D61FD">
        <w:br/>
        <w:t xml:space="preserve">IBM API </w:t>
      </w:r>
      <w:r w:rsidR="000932A8">
        <w:t>Connect</w:t>
      </w:r>
      <w:r w:rsidR="004D61FD">
        <w:t xml:space="preserve"> </w:t>
      </w:r>
      <w:r w:rsidR="000932A8">
        <w:t>5</w:t>
      </w:r>
      <w:r>
        <w:t>.0</w:t>
      </w:r>
    </w:p>
    <w:p w14:paraId="0CE26C76" w14:textId="77777777" w:rsidR="0016221A" w:rsidRDefault="00AA6AEF" w:rsidP="00131FB2">
      <w:pPr>
        <w:pStyle w:val="Cover-Subtitle"/>
      </w:pPr>
      <w:r w:rsidRPr="00AA6AEF">
        <w:t xml:space="preserve">TEC </w:t>
      </w:r>
      <w:r w:rsidR="00710E3F">
        <w:t>s</w:t>
      </w:r>
      <w:r w:rsidRPr="00AA6AEF">
        <w:t xml:space="preserve">etup and </w:t>
      </w:r>
      <w:r w:rsidR="00710E3F">
        <w:t>i</w:t>
      </w:r>
      <w:r w:rsidRPr="00AA6AEF">
        <w:t xml:space="preserve">nstructor </w:t>
      </w:r>
      <w:r w:rsidR="00710E3F">
        <w:t>g</w:t>
      </w:r>
      <w:r w:rsidRPr="00AA6AEF">
        <w:t>uide</w:t>
      </w:r>
      <w:r w:rsidR="0016221A">
        <w:t xml:space="preserve"> </w:t>
      </w:r>
    </w:p>
    <w:p w14:paraId="54F89335" w14:textId="4F79885D" w:rsidR="00E57BFA" w:rsidRPr="00E57BFA" w:rsidRDefault="004D61FD" w:rsidP="00131FB2">
      <w:pPr>
        <w:pStyle w:val="Cover-Subtitle"/>
        <w:rPr>
          <w:i w:val="0"/>
          <w:sz w:val="24"/>
        </w:rPr>
      </w:pPr>
      <w:r>
        <w:rPr>
          <w:i w:val="0"/>
          <w:sz w:val="24"/>
        </w:rPr>
        <w:t xml:space="preserve">API </w:t>
      </w:r>
      <w:r w:rsidR="00704560">
        <w:rPr>
          <w:i w:val="0"/>
          <w:sz w:val="24"/>
        </w:rPr>
        <w:t>Connect</w:t>
      </w:r>
      <w:r>
        <w:rPr>
          <w:i w:val="0"/>
          <w:sz w:val="24"/>
        </w:rPr>
        <w:t xml:space="preserve"> V </w:t>
      </w:r>
      <w:r w:rsidR="000932A8">
        <w:rPr>
          <w:i w:val="0"/>
          <w:sz w:val="24"/>
        </w:rPr>
        <w:t>5.0.0</w:t>
      </w:r>
    </w:p>
    <w:p w14:paraId="5F3432B1" w14:textId="77777777" w:rsidR="0009216E" w:rsidRDefault="0009216E" w:rsidP="00131FB2">
      <w:pPr>
        <w:pStyle w:val="Cover-Subtitle"/>
      </w:pPr>
    </w:p>
    <w:p w14:paraId="7089935A" w14:textId="77777777" w:rsidR="00A769D5" w:rsidRDefault="00A769D5" w:rsidP="00131FB2">
      <w:pPr>
        <w:pStyle w:val="Cover-Subtitle"/>
      </w:pPr>
    </w:p>
    <w:p w14:paraId="68E6E8D7" w14:textId="77777777" w:rsidR="0019249E" w:rsidRPr="007B5042" w:rsidRDefault="0019249E" w:rsidP="00131FB2">
      <w:pPr>
        <w:pStyle w:val="Cover-Subtitle"/>
        <w:sectPr w:rsidR="0019249E" w:rsidRPr="007B5042" w:rsidSect="005E7662">
          <w:headerReference w:type="default" r:id="rId9"/>
          <w:footerReference w:type="even" r:id="rId10"/>
          <w:type w:val="continuous"/>
          <w:pgSz w:w="12240" w:h="15840" w:code="1"/>
          <w:pgMar w:top="2880" w:right="720" w:bottom="2880" w:left="720" w:header="720" w:footer="720" w:gutter="0"/>
          <w:cols w:space="720"/>
          <w:docGrid w:linePitch="360"/>
        </w:sectPr>
      </w:pPr>
    </w:p>
    <w:p w14:paraId="7D7F77C3" w14:textId="77777777" w:rsidR="00F72D0D" w:rsidRPr="00243A42" w:rsidRDefault="00F72D0D" w:rsidP="00131FB2">
      <w:pPr>
        <w:pStyle w:val="HeadingTOC"/>
        <w:rPr>
          <w:rFonts w:cs="Arial"/>
        </w:rPr>
      </w:pPr>
      <w:r w:rsidRPr="00243A42">
        <w:rPr>
          <w:rFonts w:cs="Arial"/>
        </w:rPr>
        <w:lastRenderedPageBreak/>
        <w:t>Contents</w:t>
      </w:r>
    </w:p>
    <w:p w14:paraId="69AF6C8C" w14:textId="77777777" w:rsidR="00916C71" w:rsidRDefault="00AA6AEF">
      <w:pPr>
        <w:pStyle w:val="TOC1"/>
        <w:rPr>
          <w:ins w:id="6" w:author="ADMINIBM" w:date="2016-04-11T22:20:00Z"/>
          <w:rFonts w:asciiTheme="minorHAnsi" w:eastAsiaTheme="minorEastAsia" w:hAnsiTheme="minorHAnsi" w:cstheme="minorBidi"/>
          <w:b w:val="0"/>
          <w:bCs w:val="0"/>
          <w:caps w:val="0"/>
          <w:sz w:val="22"/>
          <w:szCs w:val="22"/>
        </w:rPr>
      </w:pPr>
      <w:r w:rsidRPr="00243A42">
        <w:fldChar w:fldCharType="begin"/>
      </w:r>
      <w:r w:rsidRPr="00243A42">
        <w:instrText xml:space="preserve"> TOC \h \z \t "Heading 4,1,Heading 5,2,Subtitle,2,Title,1" </w:instrText>
      </w:r>
      <w:r w:rsidRPr="00243A42">
        <w:fldChar w:fldCharType="separate"/>
      </w:r>
      <w:ins w:id="7" w:author="ADMINIBM" w:date="2016-04-11T22:20:00Z">
        <w:r w:rsidR="00916C71" w:rsidRPr="00891E18">
          <w:rPr>
            <w:rStyle w:val="Hyperlink"/>
          </w:rPr>
          <w:fldChar w:fldCharType="begin"/>
        </w:r>
        <w:r w:rsidR="00916C71" w:rsidRPr="00891E18">
          <w:rPr>
            <w:rStyle w:val="Hyperlink"/>
          </w:rPr>
          <w:instrText xml:space="preserve"> </w:instrText>
        </w:r>
        <w:r w:rsidR="00916C71">
          <w:instrText>HYPERLINK \l "_Toc448176537"</w:instrText>
        </w:r>
        <w:r w:rsidR="00916C71" w:rsidRPr="00891E18">
          <w:rPr>
            <w:rStyle w:val="Hyperlink"/>
          </w:rPr>
          <w:instrText xml:space="preserve"> </w:instrText>
        </w:r>
        <w:r w:rsidR="00916C71" w:rsidRPr="00891E18">
          <w:rPr>
            <w:rStyle w:val="Hyperlink"/>
          </w:rPr>
        </w:r>
        <w:r w:rsidR="00916C71" w:rsidRPr="00891E18">
          <w:rPr>
            <w:rStyle w:val="Hyperlink"/>
          </w:rPr>
          <w:fldChar w:fldCharType="separate"/>
        </w:r>
        <w:r w:rsidR="00916C71" w:rsidRPr="00891E18">
          <w:rPr>
            <w:rStyle w:val="Hyperlink"/>
          </w:rPr>
          <w:t>TEC Setup instructions</w:t>
        </w:r>
        <w:r w:rsidR="00916C71">
          <w:rPr>
            <w:webHidden/>
          </w:rPr>
          <w:tab/>
        </w:r>
        <w:r w:rsidR="00916C71">
          <w:rPr>
            <w:webHidden/>
          </w:rPr>
          <w:fldChar w:fldCharType="begin"/>
        </w:r>
        <w:r w:rsidR="00916C71">
          <w:rPr>
            <w:webHidden/>
          </w:rPr>
          <w:instrText xml:space="preserve"> PAGEREF _Toc448176537 \h </w:instrText>
        </w:r>
        <w:r w:rsidR="00916C71">
          <w:rPr>
            <w:webHidden/>
          </w:rPr>
        </w:r>
      </w:ins>
      <w:r w:rsidR="00916C71">
        <w:rPr>
          <w:webHidden/>
        </w:rPr>
        <w:fldChar w:fldCharType="separate"/>
      </w:r>
      <w:ins w:id="8" w:author="ADMINIBM" w:date="2016-04-11T22:20:00Z">
        <w:r w:rsidR="00916C71">
          <w:rPr>
            <w:webHidden/>
          </w:rPr>
          <w:t>3</w:t>
        </w:r>
        <w:r w:rsidR="00916C71">
          <w:rPr>
            <w:webHidden/>
          </w:rPr>
          <w:fldChar w:fldCharType="end"/>
        </w:r>
        <w:r w:rsidR="00916C71" w:rsidRPr="00891E18">
          <w:rPr>
            <w:rStyle w:val="Hyperlink"/>
          </w:rPr>
          <w:fldChar w:fldCharType="end"/>
        </w:r>
      </w:ins>
    </w:p>
    <w:p w14:paraId="09E42AB4" w14:textId="77777777" w:rsidR="00916C71" w:rsidRDefault="00916C71">
      <w:pPr>
        <w:pStyle w:val="TOC2"/>
        <w:rPr>
          <w:ins w:id="9" w:author="ADMINIBM" w:date="2016-04-11T22:20:00Z"/>
          <w:rFonts w:asciiTheme="minorHAnsi" w:eastAsiaTheme="minorEastAsia" w:hAnsiTheme="minorHAnsi" w:cstheme="minorBidi"/>
          <w:smallCaps w:val="0"/>
          <w:sz w:val="22"/>
          <w:szCs w:val="22"/>
          <w:lang w:eastAsia="en-US"/>
        </w:rPr>
      </w:pPr>
      <w:ins w:id="10" w:author="ADMINIBM" w:date="2016-04-11T22:20:00Z">
        <w:r w:rsidRPr="00891E18">
          <w:rPr>
            <w:rStyle w:val="Hyperlink"/>
          </w:rPr>
          <w:fldChar w:fldCharType="begin"/>
        </w:r>
        <w:r w:rsidRPr="00891E18">
          <w:rPr>
            <w:rStyle w:val="Hyperlink"/>
          </w:rPr>
          <w:instrText xml:space="preserve"> </w:instrText>
        </w:r>
        <w:r>
          <w:instrText>HYPERLINK \l "_Toc448176538"</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Who should be using this document?</w:t>
        </w:r>
        <w:r>
          <w:rPr>
            <w:webHidden/>
          </w:rPr>
          <w:tab/>
        </w:r>
        <w:r>
          <w:rPr>
            <w:webHidden/>
          </w:rPr>
          <w:fldChar w:fldCharType="begin"/>
        </w:r>
        <w:r>
          <w:rPr>
            <w:webHidden/>
          </w:rPr>
          <w:instrText xml:space="preserve"> PAGEREF _Toc448176538 \h </w:instrText>
        </w:r>
        <w:r>
          <w:rPr>
            <w:webHidden/>
          </w:rPr>
        </w:r>
      </w:ins>
      <w:r>
        <w:rPr>
          <w:webHidden/>
        </w:rPr>
        <w:fldChar w:fldCharType="separate"/>
      </w:r>
      <w:ins w:id="11" w:author="ADMINIBM" w:date="2016-04-11T22:20:00Z">
        <w:r>
          <w:rPr>
            <w:webHidden/>
          </w:rPr>
          <w:t>3</w:t>
        </w:r>
        <w:r>
          <w:rPr>
            <w:webHidden/>
          </w:rPr>
          <w:fldChar w:fldCharType="end"/>
        </w:r>
        <w:r w:rsidRPr="00891E18">
          <w:rPr>
            <w:rStyle w:val="Hyperlink"/>
          </w:rPr>
          <w:fldChar w:fldCharType="end"/>
        </w:r>
      </w:ins>
    </w:p>
    <w:p w14:paraId="1146E7D4" w14:textId="77777777" w:rsidR="00916C71" w:rsidRDefault="00916C71">
      <w:pPr>
        <w:pStyle w:val="TOC2"/>
        <w:rPr>
          <w:ins w:id="12" w:author="ADMINIBM" w:date="2016-04-11T22:20:00Z"/>
          <w:rFonts w:asciiTheme="minorHAnsi" w:eastAsiaTheme="minorEastAsia" w:hAnsiTheme="minorHAnsi" w:cstheme="minorBidi"/>
          <w:smallCaps w:val="0"/>
          <w:sz w:val="22"/>
          <w:szCs w:val="22"/>
          <w:lang w:eastAsia="en-US"/>
        </w:rPr>
      </w:pPr>
      <w:ins w:id="13" w:author="ADMINIBM" w:date="2016-04-11T22:20:00Z">
        <w:r w:rsidRPr="00891E18">
          <w:rPr>
            <w:rStyle w:val="Hyperlink"/>
          </w:rPr>
          <w:fldChar w:fldCharType="begin"/>
        </w:r>
        <w:r w:rsidRPr="00891E18">
          <w:rPr>
            <w:rStyle w:val="Hyperlink"/>
          </w:rPr>
          <w:instrText xml:space="preserve"> </w:instrText>
        </w:r>
        <w:r>
          <w:instrText>HYPERLINK \l "_Toc448176539"</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Hardware Requirements</w:t>
        </w:r>
        <w:r>
          <w:rPr>
            <w:webHidden/>
          </w:rPr>
          <w:tab/>
        </w:r>
        <w:r>
          <w:rPr>
            <w:webHidden/>
          </w:rPr>
          <w:fldChar w:fldCharType="begin"/>
        </w:r>
        <w:r>
          <w:rPr>
            <w:webHidden/>
          </w:rPr>
          <w:instrText xml:space="preserve"> PAGEREF _Toc448176539 \h </w:instrText>
        </w:r>
        <w:r>
          <w:rPr>
            <w:webHidden/>
          </w:rPr>
        </w:r>
      </w:ins>
      <w:r>
        <w:rPr>
          <w:webHidden/>
        </w:rPr>
        <w:fldChar w:fldCharType="separate"/>
      </w:r>
      <w:ins w:id="14" w:author="ADMINIBM" w:date="2016-04-11T22:20:00Z">
        <w:r>
          <w:rPr>
            <w:webHidden/>
          </w:rPr>
          <w:t>3</w:t>
        </w:r>
        <w:r>
          <w:rPr>
            <w:webHidden/>
          </w:rPr>
          <w:fldChar w:fldCharType="end"/>
        </w:r>
        <w:r w:rsidRPr="00891E18">
          <w:rPr>
            <w:rStyle w:val="Hyperlink"/>
          </w:rPr>
          <w:fldChar w:fldCharType="end"/>
        </w:r>
      </w:ins>
    </w:p>
    <w:p w14:paraId="6838587A" w14:textId="77777777" w:rsidR="00916C71" w:rsidRDefault="00916C71">
      <w:pPr>
        <w:pStyle w:val="TOC2"/>
        <w:rPr>
          <w:ins w:id="15" w:author="ADMINIBM" w:date="2016-04-11T22:20:00Z"/>
          <w:rFonts w:asciiTheme="minorHAnsi" w:eastAsiaTheme="minorEastAsia" w:hAnsiTheme="minorHAnsi" w:cstheme="minorBidi"/>
          <w:smallCaps w:val="0"/>
          <w:sz w:val="22"/>
          <w:szCs w:val="22"/>
          <w:lang w:eastAsia="en-US"/>
        </w:rPr>
      </w:pPr>
      <w:ins w:id="16" w:author="ADMINIBM" w:date="2016-04-11T22:20:00Z">
        <w:r w:rsidRPr="00891E18">
          <w:rPr>
            <w:rStyle w:val="Hyperlink"/>
          </w:rPr>
          <w:fldChar w:fldCharType="begin"/>
        </w:r>
        <w:r w:rsidRPr="00891E18">
          <w:rPr>
            <w:rStyle w:val="Hyperlink"/>
          </w:rPr>
          <w:instrText xml:space="preserve"> </w:instrText>
        </w:r>
        <w:r>
          <w:instrText>HYPERLINK \l "_Toc448176540"</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System requirements</w:t>
        </w:r>
        <w:r>
          <w:rPr>
            <w:webHidden/>
          </w:rPr>
          <w:tab/>
        </w:r>
        <w:r>
          <w:rPr>
            <w:webHidden/>
          </w:rPr>
          <w:fldChar w:fldCharType="begin"/>
        </w:r>
        <w:r>
          <w:rPr>
            <w:webHidden/>
          </w:rPr>
          <w:instrText xml:space="preserve"> PAGEREF _Toc448176540 \h </w:instrText>
        </w:r>
        <w:r>
          <w:rPr>
            <w:webHidden/>
          </w:rPr>
        </w:r>
      </w:ins>
      <w:r>
        <w:rPr>
          <w:webHidden/>
        </w:rPr>
        <w:fldChar w:fldCharType="separate"/>
      </w:r>
      <w:ins w:id="17" w:author="ADMINIBM" w:date="2016-04-11T22:20:00Z">
        <w:r>
          <w:rPr>
            <w:webHidden/>
          </w:rPr>
          <w:t>3</w:t>
        </w:r>
        <w:r>
          <w:rPr>
            <w:webHidden/>
          </w:rPr>
          <w:fldChar w:fldCharType="end"/>
        </w:r>
        <w:r w:rsidRPr="00891E18">
          <w:rPr>
            <w:rStyle w:val="Hyperlink"/>
          </w:rPr>
          <w:fldChar w:fldCharType="end"/>
        </w:r>
      </w:ins>
    </w:p>
    <w:p w14:paraId="54A71D75" w14:textId="77777777" w:rsidR="00916C71" w:rsidRDefault="00916C71">
      <w:pPr>
        <w:pStyle w:val="TOC2"/>
        <w:rPr>
          <w:ins w:id="18" w:author="ADMINIBM" w:date="2016-04-11T22:20:00Z"/>
          <w:rFonts w:asciiTheme="minorHAnsi" w:eastAsiaTheme="minorEastAsia" w:hAnsiTheme="minorHAnsi" w:cstheme="minorBidi"/>
          <w:smallCaps w:val="0"/>
          <w:sz w:val="22"/>
          <w:szCs w:val="22"/>
          <w:lang w:eastAsia="en-US"/>
        </w:rPr>
      </w:pPr>
      <w:ins w:id="19" w:author="ADMINIBM" w:date="2016-04-11T22:20:00Z">
        <w:r w:rsidRPr="00891E18">
          <w:rPr>
            <w:rStyle w:val="Hyperlink"/>
          </w:rPr>
          <w:fldChar w:fldCharType="begin"/>
        </w:r>
        <w:r w:rsidRPr="00891E18">
          <w:rPr>
            <w:rStyle w:val="Hyperlink"/>
          </w:rPr>
          <w:instrText xml:space="preserve"> </w:instrText>
        </w:r>
        <w:r>
          <w:instrText>HYPERLINK \l "_Toc448176541"</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Connectivity requirements</w:t>
        </w:r>
        <w:r>
          <w:rPr>
            <w:webHidden/>
          </w:rPr>
          <w:tab/>
        </w:r>
        <w:r>
          <w:rPr>
            <w:webHidden/>
          </w:rPr>
          <w:fldChar w:fldCharType="begin"/>
        </w:r>
        <w:r>
          <w:rPr>
            <w:webHidden/>
          </w:rPr>
          <w:instrText xml:space="preserve"> PAGEREF _Toc448176541 \h </w:instrText>
        </w:r>
        <w:r>
          <w:rPr>
            <w:webHidden/>
          </w:rPr>
        </w:r>
      </w:ins>
      <w:r>
        <w:rPr>
          <w:webHidden/>
        </w:rPr>
        <w:fldChar w:fldCharType="separate"/>
      </w:r>
      <w:ins w:id="20" w:author="ADMINIBM" w:date="2016-04-11T22:20:00Z">
        <w:r>
          <w:rPr>
            <w:webHidden/>
          </w:rPr>
          <w:t>4</w:t>
        </w:r>
        <w:r>
          <w:rPr>
            <w:webHidden/>
          </w:rPr>
          <w:fldChar w:fldCharType="end"/>
        </w:r>
        <w:r w:rsidRPr="00891E18">
          <w:rPr>
            <w:rStyle w:val="Hyperlink"/>
          </w:rPr>
          <w:fldChar w:fldCharType="end"/>
        </w:r>
      </w:ins>
    </w:p>
    <w:p w14:paraId="2A21E2E1" w14:textId="77777777" w:rsidR="00916C71" w:rsidRDefault="00916C71">
      <w:pPr>
        <w:pStyle w:val="TOC2"/>
        <w:rPr>
          <w:ins w:id="21" w:author="ADMINIBM" w:date="2016-04-11T22:20:00Z"/>
          <w:rFonts w:asciiTheme="minorHAnsi" w:eastAsiaTheme="minorEastAsia" w:hAnsiTheme="minorHAnsi" w:cstheme="minorBidi"/>
          <w:smallCaps w:val="0"/>
          <w:sz w:val="22"/>
          <w:szCs w:val="22"/>
          <w:lang w:eastAsia="en-US"/>
        </w:rPr>
      </w:pPr>
      <w:ins w:id="22" w:author="ADMINIBM" w:date="2016-04-11T22:20:00Z">
        <w:r w:rsidRPr="00891E18">
          <w:rPr>
            <w:rStyle w:val="Hyperlink"/>
          </w:rPr>
          <w:fldChar w:fldCharType="begin"/>
        </w:r>
        <w:r w:rsidRPr="00891E18">
          <w:rPr>
            <w:rStyle w:val="Hyperlink"/>
          </w:rPr>
          <w:instrText xml:space="preserve"> </w:instrText>
        </w:r>
        <w:r>
          <w:instrText>HYPERLINK \l "_Toc448176542"</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Setting up the software images on your workstation</w:t>
        </w:r>
        <w:r>
          <w:rPr>
            <w:webHidden/>
          </w:rPr>
          <w:tab/>
        </w:r>
        <w:r>
          <w:rPr>
            <w:webHidden/>
          </w:rPr>
          <w:fldChar w:fldCharType="begin"/>
        </w:r>
        <w:r>
          <w:rPr>
            <w:webHidden/>
          </w:rPr>
          <w:instrText xml:space="preserve"> PAGEREF _Toc448176542 \h </w:instrText>
        </w:r>
        <w:r>
          <w:rPr>
            <w:webHidden/>
          </w:rPr>
        </w:r>
      </w:ins>
      <w:r>
        <w:rPr>
          <w:webHidden/>
        </w:rPr>
        <w:fldChar w:fldCharType="separate"/>
      </w:r>
      <w:ins w:id="23" w:author="ADMINIBM" w:date="2016-04-11T22:20:00Z">
        <w:r>
          <w:rPr>
            <w:webHidden/>
          </w:rPr>
          <w:t>5</w:t>
        </w:r>
        <w:r>
          <w:rPr>
            <w:webHidden/>
          </w:rPr>
          <w:fldChar w:fldCharType="end"/>
        </w:r>
        <w:r w:rsidRPr="00891E18">
          <w:rPr>
            <w:rStyle w:val="Hyperlink"/>
          </w:rPr>
          <w:fldChar w:fldCharType="end"/>
        </w:r>
      </w:ins>
    </w:p>
    <w:p w14:paraId="71098F40" w14:textId="77777777" w:rsidR="00916C71" w:rsidRDefault="00916C71">
      <w:pPr>
        <w:pStyle w:val="TOC1"/>
        <w:rPr>
          <w:ins w:id="24" w:author="ADMINIBM" w:date="2016-04-11T22:20:00Z"/>
          <w:rFonts w:asciiTheme="minorHAnsi" w:eastAsiaTheme="minorEastAsia" w:hAnsiTheme="minorHAnsi" w:cstheme="minorBidi"/>
          <w:b w:val="0"/>
          <w:bCs w:val="0"/>
          <w:caps w:val="0"/>
          <w:sz w:val="22"/>
          <w:szCs w:val="22"/>
        </w:rPr>
      </w:pPr>
      <w:ins w:id="25" w:author="ADMINIBM" w:date="2016-04-11T22:20:00Z">
        <w:r w:rsidRPr="00891E18">
          <w:rPr>
            <w:rStyle w:val="Hyperlink"/>
          </w:rPr>
          <w:fldChar w:fldCharType="begin"/>
        </w:r>
        <w:r w:rsidRPr="00891E18">
          <w:rPr>
            <w:rStyle w:val="Hyperlink"/>
          </w:rPr>
          <w:instrText xml:space="preserve"> </w:instrText>
        </w:r>
        <w:r>
          <w:instrText>HYPERLINK \l "_Toc448176543"</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1 Download the Pre-configured PoT image</w:t>
        </w:r>
        <w:r>
          <w:rPr>
            <w:webHidden/>
          </w:rPr>
          <w:tab/>
        </w:r>
        <w:r>
          <w:rPr>
            <w:webHidden/>
          </w:rPr>
          <w:fldChar w:fldCharType="begin"/>
        </w:r>
        <w:r>
          <w:rPr>
            <w:webHidden/>
          </w:rPr>
          <w:instrText xml:space="preserve"> PAGEREF _Toc448176543 \h </w:instrText>
        </w:r>
        <w:r>
          <w:rPr>
            <w:webHidden/>
          </w:rPr>
        </w:r>
      </w:ins>
      <w:r>
        <w:rPr>
          <w:webHidden/>
        </w:rPr>
        <w:fldChar w:fldCharType="separate"/>
      </w:r>
      <w:ins w:id="26" w:author="ADMINIBM" w:date="2016-04-11T22:20:00Z">
        <w:r>
          <w:rPr>
            <w:webHidden/>
          </w:rPr>
          <w:t>6</w:t>
        </w:r>
        <w:r>
          <w:rPr>
            <w:webHidden/>
          </w:rPr>
          <w:fldChar w:fldCharType="end"/>
        </w:r>
        <w:r w:rsidRPr="00891E18">
          <w:rPr>
            <w:rStyle w:val="Hyperlink"/>
          </w:rPr>
          <w:fldChar w:fldCharType="end"/>
        </w:r>
      </w:ins>
    </w:p>
    <w:p w14:paraId="16C98F53" w14:textId="77777777" w:rsidR="00916C71" w:rsidRDefault="00916C71">
      <w:pPr>
        <w:pStyle w:val="TOC1"/>
        <w:rPr>
          <w:ins w:id="27" w:author="ADMINIBM" w:date="2016-04-11T22:20:00Z"/>
          <w:rFonts w:asciiTheme="minorHAnsi" w:eastAsiaTheme="minorEastAsia" w:hAnsiTheme="minorHAnsi" w:cstheme="minorBidi"/>
          <w:b w:val="0"/>
          <w:bCs w:val="0"/>
          <w:caps w:val="0"/>
          <w:sz w:val="22"/>
          <w:szCs w:val="22"/>
        </w:rPr>
      </w:pPr>
      <w:ins w:id="28" w:author="ADMINIBM" w:date="2016-04-11T22:20:00Z">
        <w:r w:rsidRPr="00891E18">
          <w:rPr>
            <w:rStyle w:val="Hyperlink"/>
          </w:rPr>
          <w:fldChar w:fldCharType="begin"/>
        </w:r>
        <w:r w:rsidRPr="00891E18">
          <w:rPr>
            <w:rStyle w:val="Hyperlink"/>
          </w:rPr>
          <w:instrText xml:space="preserve"> </w:instrText>
        </w:r>
        <w:r>
          <w:instrText>HYPERLINK \l "_Toc448176544"</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2 Configure the VMWare NAT subnet address</w:t>
        </w:r>
        <w:r>
          <w:rPr>
            <w:webHidden/>
          </w:rPr>
          <w:tab/>
        </w:r>
        <w:r>
          <w:rPr>
            <w:webHidden/>
          </w:rPr>
          <w:fldChar w:fldCharType="begin"/>
        </w:r>
        <w:r>
          <w:rPr>
            <w:webHidden/>
          </w:rPr>
          <w:instrText xml:space="preserve"> PAGEREF _Toc448176544 \h </w:instrText>
        </w:r>
        <w:r>
          <w:rPr>
            <w:webHidden/>
          </w:rPr>
        </w:r>
      </w:ins>
      <w:r>
        <w:rPr>
          <w:webHidden/>
        </w:rPr>
        <w:fldChar w:fldCharType="separate"/>
      </w:r>
      <w:ins w:id="29" w:author="ADMINIBM" w:date="2016-04-11T22:20:00Z">
        <w:r>
          <w:rPr>
            <w:webHidden/>
          </w:rPr>
          <w:t>7</w:t>
        </w:r>
        <w:r>
          <w:rPr>
            <w:webHidden/>
          </w:rPr>
          <w:fldChar w:fldCharType="end"/>
        </w:r>
        <w:r w:rsidRPr="00891E18">
          <w:rPr>
            <w:rStyle w:val="Hyperlink"/>
          </w:rPr>
          <w:fldChar w:fldCharType="end"/>
        </w:r>
      </w:ins>
    </w:p>
    <w:p w14:paraId="4D8C2D68" w14:textId="77777777" w:rsidR="00916C71" w:rsidRDefault="00916C71">
      <w:pPr>
        <w:pStyle w:val="TOC1"/>
        <w:rPr>
          <w:ins w:id="30" w:author="ADMINIBM" w:date="2016-04-11T22:20:00Z"/>
          <w:rFonts w:asciiTheme="minorHAnsi" w:eastAsiaTheme="minorEastAsia" w:hAnsiTheme="minorHAnsi" w:cstheme="minorBidi"/>
          <w:b w:val="0"/>
          <w:bCs w:val="0"/>
          <w:caps w:val="0"/>
          <w:sz w:val="22"/>
          <w:szCs w:val="22"/>
        </w:rPr>
      </w:pPr>
      <w:ins w:id="31" w:author="ADMINIBM" w:date="2016-04-11T22:20:00Z">
        <w:r w:rsidRPr="00891E18">
          <w:rPr>
            <w:rStyle w:val="Hyperlink"/>
          </w:rPr>
          <w:fldChar w:fldCharType="begin"/>
        </w:r>
        <w:r w:rsidRPr="00891E18">
          <w:rPr>
            <w:rStyle w:val="Hyperlink"/>
          </w:rPr>
          <w:instrText xml:space="preserve"> </w:instrText>
        </w:r>
        <w:r>
          <w:instrText>HYPERLINK \l "_Toc448176545"</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3 Open and start the vmx file images</w:t>
        </w:r>
        <w:r>
          <w:rPr>
            <w:webHidden/>
          </w:rPr>
          <w:tab/>
        </w:r>
        <w:r>
          <w:rPr>
            <w:webHidden/>
          </w:rPr>
          <w:fldChar w:fldCharType="begin"/>
        </w:r>
        <w:r>
          <w:rPr>
            <w:webHidden/>
          </w:rPr>
          <w:instrText xml:space="preserve"> PAGEREF _Toc448176545 \h </w:instrText>
        </w:r>
        <w:r>
          <w:rPr>
            <w:webHidden/>
          </w:rPr>
        </w:r>
      </w:ins>
      <w:r>
        <w:rPr>
          <w:webHidden/>
        </w:rPr>
        <w:fldChar w:fldCharType="separate"/>
      </w:r>
      <w:ins w:id="32" w:author="ADMINIBM" w:date="2016-04-11T22:20:00Z">
        <w:r>
          <w:rPr>
            <w:webHidden/>
          </w:rPr>
          <w:t>9</w:t>
        </w:r>
        <w:r>
          <w:rPr>
            <w:webHidden/>
          </w:rPr>
          <w:fldChar w:fldCharType="end"/>
        </w:r>
        <w:r w:rsidRPr="00891E18">
          <w:rPr>
            <w:rStyle w:val="Hyperlink"/>
          </w:rPr>
          <w:fldChar w:fldCharType="end"/>
        </w:r>
      </w:ins>
    </w:p>
    <w:p w14:paraId="15B6C8D9" w14:textId="77777777" w:rsidR="00916C71" w:rsidRDefault="00916C71">
      <w:pPr>
        <w:pStyle w:val="TOC2"/>
        <w:rPr>
          <w:ins w:id="33" w:author="ADMINIBM" w:date="2016-04-11T22:20:00Z"/>
          <w:rFonts w:asciiTheme="minorHAnsi" w:eastAsiaTheme="minorEastAsia" w:hAnsiTheme="minorHAnsi" w:cstheme="minorBidi"/>
          <w:smallCaps w:val="0"/>
          <w:sz w:val="22"/>
          <w:szCs w:val="22"/>
          <w:lang w:eastAsia="en-US"/>
        </w:rPr>
      </w:pPr>
      <w:ins w:id="34" w:author="ADMINIBM" w:date="2016-04-11T22:20:00Z">
        <w:r w:rsidRPr="00891E18">
          <w:rPr>
            <w:rStyle w:val="Hyperlink"/>
          </w:rPr>
          <w:fldChar w:fldCharType="begin"/>
        </w:r>
        <w:r w:rsidRPr="00891E18">
          <w:rPr>
            <w:rStyle w:val="Hyperlink"/>
          </w:rPr>
          <w:instrText xml:space="preserve"> </w:instrText>
        </w:r>
        <w:r>
          <w:instrText>HYPERLINK \l "_Toc448176546"</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shd w:val="clear" w:color="auto" w:fill="FFFFFF"/>
            <w:lang w:val="en-GB"/>
          </w:rPr>
          <w:t>Xubuntu</w:t>
        </w:r>
        <w:r>
          <w:rPr>
            <w:webHidden/>
          </w:rPr>
          <w:tab/>
        </w:r>
        <w:r>
          <w:rPr>
            <w:webHidden/>
          </w:rPr>
          <w:fldChar w:fldCharType="begin"/>
        </w:r>
        <w:r>
          <w:rPr>
            <w:webHidden/>
          </w:rPr>
          <w:instrText xml:space="preserve"> PAGEREF _Toc448176546 \h </w:instrText>
        </w:r>
        <w:r>
          <w:rPr>
            <w:webHidden/>
          </w:rPr>
        </w:r>
      </w:ins>
      <w:r>
        <w:rPr>
          <w:webHidden/>
        </w:rPr>
        <w:fldChar w:fldCharType="separate"/>
      </w:r>
      <w:ins w:id="35" w:author="ADMINIBM" w:date="2016-04-11T22:20:00Z">
        <w:r>
          <w:rPr>
            <w:webHidden/>
          </w:rPr>
          <w:t>9</w:t>
        </w:r>
        <w:r>
          <w:rPr>
            <w:webHidden/>
          </w:rPr>
          <w:fldChar w:fldCharType="end"/>
        </w:r>
        <w:r w:rsidRPr="00891E18">
          <w:rPr>
            <w:rStyle w:val="Hyperlink"/>
          </w:rPr>
          <w:fldChar w:fldCharType="end"/>
        </w:r>
      </w:ins>
    </w:p>
    <w:p w14:paraId="2043ED0C" w14:textId="77777777" w:rsidR="00916C71" w:rsidRDefault="00916C71">
      <w:pPr>
        <w:pStyle w:val="TOC2"/>
        <w:rPr>
          <w:ins w:id="36" w:author="ADMINIBM" w:date="2016-04-11T22:20:00Z"/>
          <w:rFonts w:asciiTheme="minorHAnsi" w:eastAsiaTheme="minorEastAsia" w:hAnsiTheme="minorHAnsi" w:cstheme="minorBidi"/>
          <w:smallCaps w:val="0"/>
          <w:sz w:val="22"/>
          <w:szCs w:val="22"/>
          <w:lang w:eastAsia="en-US"/>
        </w:rPr>
      </w:pPr>
      <w:ins w:id="37" w:author="ADMINIBM" w:date="2016-04-11T22:20:00Z">
        <w:r w:rsidRPr="00891E18">
          <w:rPr>
            <w:rStyle w:val="Hyperlink"/>
          </w:rPr>
          <w:fldChar w:fldCharType="begin"/>
        </w:r>
        <w:r w:rsidRPr="00891E18">
          <w:rPr>
            <w:rStyle w:val="Hyperlink"/>
          </w:rPr>
          <w:instrText xml:space="preserve"> </w:instrText>
        </w:r>
        <w:r>
          <w:instrText>HYPERLINK \l "_Toc448176547"</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shd w:val="clear" w:color="auto" w:fill="FFFFFF"/>
            <w:lang w:val="en-GB"/>
          </w:rPr>
          <w:t>Gateway</w:t>
        </w:r>
        <w:r>
          <w:rPr>
            <w:webHidden/>
          </w:rPr>
          <w:tab/>
        </w:r>
        <w:r>
          <w:rPr>
            <w:webHidden/>
          </w:rPr>
          <w:fldChar w:fldCharType="begin"/>
        </w:r>
        <w:r>
          <w:rPr>
            <w:webHidden/>
          </w:rPr>
          <w:instrText xml:space="preserve"> PAGEREF _Toc448176547 \h </w:instrText>
        </w:r>
        <w:r>
          <w:rPr>
            <w:webHidden/>
          </w:rPr>
        </w:r>
      </w:ins>
      <w:r>
        <w:rPr>
          <w:webHidden/>
        </w:rPr>
        <w:fldChar w:fldCharType="separate"/>
      </w:r>
      <w:ins w:id="38" w:author="ADMINIBM" w:date="2016-04-11T22:20:00Z">
        <w:r>
          <w:rPr>
            <w:webHidden/>
          </w:rPr>
          <w:t>10</w:t>
        </w:r>
        <w:r>
          <w:rPr>
            <w:webHidden/>
          </w:rPr>
          <w:fldChar w:fldCharType="end"/>
        </w:r>
        <w:r w:rsidRPr="00891E18">
          <w:rPr>
            <w:rStyle w:val="Hyperlink"/>
          </w:rPr>
          <w:fldChar w:fldCharType="end"/>
        </w:r>
      </w:ins>
    </w:p>
    <w:p w14:paraId="68E9B262" w14:textId="77777777" w:rsidR="00916C71" w:rsidRDefault="00916C71">
      <w:pPr>
        <w:pStyle w:val="TOC2"/>
        <w:rPr>
          <w:ins w:id="39" w:author="ADMINIBM" w:date="2016-04-11T22:20:00Z"/>
          <w:rFonts w:asciiTheme="minorHAnsi" w:eastAsiaTheme="minorEastAsia" w:hAnsiTheme="minorHAnsi" w:cstheme="minorBidi"/>
          <w:smallCaps w:val="0"/>
          <w:sz w:val="22"/>
          <w:szCs w:val="22"/>
          <w:lang w:eastAsia="en-US"/>
        </w:rPr>
      </w:pPr>
      <w:ins w:id="40" w:author="ADMINIBM" w:date="2016-04-11T22:20:00Z">
        <w:r w:rsidRPr="00891E18">
          <w:rPr>
            <w:rStyle w:val="Hyperlink"/>
          </w:rPr>
          <w:fldChar w:fldCharType="begin"/>
        </w:r>
        <w:r w:rsidRPr="00891E18">
          <w:rPr>
            <w:rStyle w:val="Hyperlink"/>
          </w:rPr>
          <w:instrText xml:space="preserve"> </w:instrText>
        </w:r>
        <w:r>
          <w:instrText>HYPERLINK \l "_Toc448176548"</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shd w:val="clear" w:color="auto" w:fill="FFFFFF"/>
            <w:lang w:val="en-GB"/>
          </w:rPr>
          <w:t>Management</w:t>
        </w:r>
        <w:r>
          <w:rPr>
            <w:webHidden/>
          </w:rPr>
          <w:tab/>
        </w:r>
        <w:r>
          <w:rPr>
            <w:webHidden/>
          </w:rPr>
          <w:fldChar w:fldCharType="begin"/>
        </w:r>
        <w:r>
          <w:rPr>
            <w:webHidden/>
          </w:rPr>
          <w:instrText xml:space="preserve"> PAGEREF _Toc448176548 \h </w:instrText>
        </w:r>
        <w:r>
          <w:rPr>
            <w:webHidden/>
          </w:rPr>
        </w:r>
      </w:ins>
      <w:r>
        <w:rPr>
          <w:webHidden/>
        </w:rPr>
        <w:fldChar w:fldCharType="separate"/>
      </w:r>
      <w:ins w:id="41" w:author="ADMINIBM" w:date="2016-04-11T22:20:00Z">
        <w:r>
          <w:rPr>
            <w:webHidden/>
          </w:rPr>
          <w:t>11</w:t>
        </w:r>
        <w:r>
          <w:rPr>
            <w:webHidden/>
          </w:rPr>
          <w:fldChar w:fldCharType="end"/>
        </w:r>
        <w:r w:rsidRPr="00891E18">
          <w:rPr>
            <w:rStyle w:val="Hyperlink"/>
          </w:rPr>
          <w:fldChar w:fldCharType="end"/>
        </w:r>
      </w:ins>
    </w:p>
    <w:p w14:paraId="686D4F50" w14:textId="77777777" w:rsidR="00916C71" w:rsidRDefault="00916C71">
      <w:pPr>
        <w:pStyle w:val="TOC2"/>
        <w:rPr>
          <w:ins w:id="42" w:author="ADMINIBM" w:date="2016-04-11T22:20:00Z"/>
          <w:rFonts w:asciiTheme="minorHAnsi" w:eastAsiaTheme="minorEastAsia" w:hAnsiTheme="minorHAnsi" w:cstheme="minorBidi"/>
          <w:smallCaps w:val="0"/>
          <w:sz w:val="22"/>
          <w:szCs w:val="22"/>
          <w:lang w:eastAsia="en-US"/>
        </w:rPr>
      </w:pPr>
      <w:ins w:id="43" w:author="ADMINIBM" w:date="2016-04-11T22:20:00Z">
        <w:r w:rsidRPr="00891E18">
          <w:rPr>
            <w:rStyle w:val="Hyperlink"/>
          </w:rPr>
          <w:fldChar w:fldCharType="begin"/>
        </w:r>
        <w:r w:rsidRPr="00891E18">
          <w:rPr>
            <w:rStyle w:val="Hyperlink"/>
          </w:rPr>
          <w:instrText xml:space="preserve"> </w:instrText>
        </w:r>
        <w:r>
          <w:instrText>HYPERLINK \l "_Toc448176549"</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API Connect Portal</w:t>
        </w:r>
        <w:r>
          <w:rPr>
            <w:webHidden/>
          </w:rPr>
          <w:tab/>
        </w:r>
        <w:r>
          <w:rPr>
            <w:webHidden/>
          </w:rPr>
          <w:fldChar w:fldCharType="begin"/>
        </w:r>
        <w:r>
          <w:rPr>
            <w:webHidden/>
          </w:rPr>
          <w:instrText xml:space="preserve"> PAGEREF _Toc448176549 \h </w:instrText>
        </w:r>
        <w:r>
          <w:rPr>
            <w:webHidden/>
          </w:rPr>
        </w:r>
      </w:ins>
      <w:r>
        <w:rPr>
          <w:webHidden/>
        </w:rPr>
        <w:fldChar w:fldCharType="separate"/>
      </w:r>
      <w:ins w:id="44" w:author="ADMINIBM" w:date="2016-04-11T22:20:00Z">
        <w:r>
          <w:rPr>
            <w:webHidden/>
          </w:rPr>
          <w:t>12</w:t>
        </w:r>
        <w:r>
          <w:rPr>
            <w:webHidden/>
          </w:rPr>
          <w:fldChar w:fldCharType="end"/>
        </w:r>
        <w:r w:rsidRPr="00891E18">
          <w:rPr>
            <w:rStyle w:val="Hyperlink"/>
          </w:rPr>
          <w:fldChar w:fldCharType="end"/>
        </w:r>
      </w:ins>
    </w:p>
    <w:p w14:paraId="4488979D" w14:textId="77777777" w:rsidR="00916C71" w:rsidRDefault="00916C71">
      <w:pPr>
        <w:pStyle w:val="TOC1"/>
        <w:rPr>
          <w:ins w:id="45" w:author="ADMINIBM" w:date="2016-04-11T22:20:00Z"/>
          <w:rFonts w:asciiTheme="minorHAnsi" w:eastAsiaTheme="minorEastAsia" w:hAnsiTheme="minorHAnsi" w:cstheme="minorBidi"/>
          <w:b w:val="0"/>
          <w:bCs w:val="0"/>
          <w:caps w:val="0"/>
          <w:sz w:val="22"/>
          <w:szCs w:val="22"/>
        </w:rPr>
      </w:pPr>
      <w:ins w:id="46" w:author="ADMINIBM" w:date="2016-04-11T22:20:00Z">
        <w:r w:rsidRPr="00891E18">
          <w:rPr>
            <w:rStyle w:val="Hyperlink"/>
          </w:rPr>
          <w:fldChar w:fldCharType="begin"/>
        </w:r>
        <w:r w:rsidRPr="00891E18">
          <w:rPr>
            <w:rStyle w:val="Hyperlink"/>
          </w:rPr>
          <w:instrText xml:space="preserve"> </w:instrText>
        </w:r>
        <w:r>
          <w:instrText>HYPERLINK \l "_Toc448176550"</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4 User ID and Passwords</w:t>
        </w:r>
        <w:r>
          <w:rPr>
            <w:webHidden/>
          </w:rPr>
          <w:tab/>
        </w:r>
        <w:r>
          <w:rPr>
            <w:webHidden/>
          </w:rPr>
          <w:fldChar w:fldCharType="begin"/>
        </w:r>
        <w:r>
          <w:rPr>
            <w:webHidden/>
          </w:rPr>
          <w:instrText xml:space="preserve"> PAGEREF _Toc448176550 \h </w:instrText>
        </w:r>
        <w:r>
          <w:rPr>
            <w:webHidden/>
          </w:rPr>
        </w:r>
      </w:ins>
      <w:r>
        <w:rPr>
          <w:webHidden/>
        </w:rPr>
        <w:fldChar w:fldCharType="separate"/>
      </w:r>
      <w:ins w:id="47" w:author="ADMINIBM" w:date="2016-04-11T22:20:00Z">
        <w:r>
          <w:rPr>
            <w:webHidden/>
          </w:rPr>
          <w:t>15</w:t>
        </w:r>
        <w:r>
          <w:rPr>
            <w:webHidden/>
          </w:rPr>
          <w:fldChar w:fldCharType="end"/>
        </w:r>
        <w:r w:rsidRPr="00891E18">
          <w:rPr>
            <w:rStyle w:val="Hyperlink"/>
          </w:rPr>
          <w:fldChar w:fldCharType="end"/>
        </w:r>
      </w:ins>
    </w:p>
    <w:p w14:paraId="472D3CEC" w14:textId="77777777" w:rsidR="00916C71" w:rsidRDefault="00916C71">
      <w:pPr>
        <w:pStyle w:val="TOC1"/>
        <w:rPr>
          <w:ins w:id="48" w:author="ADMINIBM" w:date="2016-04-11T22:20:00Z"/>
          <w:rFonts w:asciiTheme="minorHAnsi" w:eastAsiaTheme="minorEastAsia" w:hAnsiTheme="minorHAnsi" w:cstheme="minorBidi"/>
          <w:b w:val="0"/>
          <w:bCs w:val="0"/>
          <w:caps w:val="0"/>
          <w:sz w:val="22"/>
          <w:szCs w:val="22"/>
        </w:rPr>
      </w:pPr>
      <w:ins w:id="49" w:author="ADMINIBM" w:date="2016-04-11T22:20:00Z">
        <w:r w:rsidRPr="00891E18">
          <w:rPr>
            <w:rStyle w:val="Hyperlink"/>
          </w:rPr>
          <w:fldChar w:fldCharType="begin"/>
        </w:r>
        <w:r w:rsidRPr="00891E18">
          <w:rPr>
            <w:rStyle w:val="Hyperlink"/>
          </w:rPr>
          <w:instrText xml:space="preserve"> </w:instrText>
        </w:r>
        <w:r>
          <w:instrText>HYPERLINK \l "_Toc448176551"</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5 Open Ubuntu Firefox to verify all API components are up</w:t>
        </w:r>
        <w:r>
          <w:rPr>
            <w:webHidden/>
          </w:rPr>
          <w:tab/>
        </w:r>
        <w:r>
          <w:rPr>
            <w:webHidden/>
          </w:rPr>
          <w:fldChar w:fldCharType="begin"/>
        </w:r>
        <w:r>
          <w:rPr>
            <w:webHidden/>
          </w:rPr>
          <w:instrText xml:space="preserve"> PAGEREF _Toc448176551 \h </w:instrText>
        </w:r>
        <w:r>
          <w:rPr>
            <w:webHidden/>
          </w:rPr>
        </w:r>
      </w:ins>
      <w:r>
        <w:rPr>
          <w:webHidden/>
        </w:rPr>
        <w:fldChar w:fldCharType="separate"/>
      </w:r>
      <w:ins w:id="50" w:author="ADMINIBM" w:date="2016-04-11T22:20:00Z">
        <w:r>
          <w:rPr>
            <w:webHidden/>
          </w:rPr>
          <w:t>16</w:t>
        </w:r>
        <w:r>
          <w:rPr>
            <w:webHidden/>
          </w:rPr>
          <w:fldChar w:fldCharType="end"/>
        </w:r>
        <w:r w:rsidRPr="00891E18">
          <w:rPr>
            <w:rStyle w:val="Hyperlink"/>
          </w:rPr>
          <w:fldChar w:fldCharType="end"/>
        </w:r>
      </w:ins>
    </w:p>
    <w:p w14:paraId="2D87103D" w14:textId="77777777" w:rsidR="00916C71" w:rsidRDefault="00916C71">
      <w:pPr>
        <w:pStyle w:val="TOC1"/>
        <w:rPr>
          <w:ins w:id="51" w:author="ADMINIBM" w:date="2016-04-11T22:20:00Z"/>
          <w:rFonts w:asciiTheme="minorHAnsi" w:eastAsiaTheme="minorEastAsia" w:hAnsiTheme="minorHAnsi" w:cstheme="minorBidi"/>
          <w:b w:val="0"/>
          <w:bCs w:val="0"/>
          <w:caps w:val="0"/>
          <w:sz w:val="22"/>
          <w:szCs w:val="22"/>
        </w:rPr>
      </w:pPr>
      <w:ins w:id="52" w:author="ADMINIBM" w:date="2016-04-11T22:20:00Z">
        <w:r w:rsidRPr="00891E18">
          <w:rPr>
            <w:rStyle w:val="Hyperlink"/>
          </w:rPr>
          <w:fldChar w:fldCharType="begin"/>
        </w:r>
        <w:r w:rsidRPr="00891E18">
          <w:rPr>
            <w:rStyle w:val="Hyperlink"/>
          </w:rPr>
          <w:instrText xml:space="preserve"> </w:instrText>
        </w:r>
        <w:r>
          <w:instrText>HYPERLINK \l "_Toc448176552"</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lang w:val="en-GB"/>
          </w:rPr>
          <w:t>Appendix A – Installing OVA from scratch</w:t>
        </w:r>
        <w:r>
          <w:rPr>
            <w:webHidden/>
          </w:rPr>
          <w:tab/>
        </w:r>
        <w:r>
          <w:rPr>
            <w:webHidden/>
          </w:rPr>
          <w:fldChar w:fldCharType="begin"/>
        </w:r>
        <w:r>
          <w:rPr>
            <w:webHidden/>
          </w:rPr>
          <w:instrText xml:space="preserve"> PAGEREF _Toc448176552 \h </w:instrText>
        </w:r>
        <w:r>
          <w:rPr>
            <w:webHidden/>
          </w:rPr>
        </w:r>
      </w:ins>
      <w:r>
        <w:rPr>
          <w:webHidden/>
        </w:rPr>
        <w:fldChar w:fldCharType="separate"/>
      </w:r>
      <w:ins w:id="53" w:author="ADMINIBM" w:date="2016-04-11T22:20:00Z">
        <w:r>
          <w:rPr>
            <w:webHidden/>
          </w:rPr>
          <w:t>17</w:t>
        </w:r>
        <w:r>
          <w:rPr>
            <w:webHidden/>
          </w:rPr>
          <w:fldChar w:fldCharType="end"/>
        </w:r>
        <w:r w:rsidRPr="00891E18">
          <w:rPr>
            <w:rStyle w:val="Hyperlink"/>
          </w:rPr>
          <w:fldChar w:fldCharType="end"/>
        </w:r>
      </w:ins>
    </w:p>
    <w:p w14:paraId="3186BA38" w14:textId="77777777" w:rsidR="00916C71" w:rsidRDefault="00916C71">
      <w:pPr>
        <w:pStyle w:val="TOC1"/>
        <w:rPr>
          <w:ins w:id="54" w:author="ADMINIBM" w:date="2016-04-11T22:20:00Z"/>
          <w:rFonts w:asciiTheme="minorHAnsi" w:eastAsiaTheme="minorEastAsia" w:hAnsiTheme="minorHAnsi" w:cstheme="minorBidi"/>
          <w:b w:val="0"/>
          <w:bCs w:val="0"/>
          <w:caps w:val="0"/>
          <w:sz w:val="22"/>
          <w:szCs w:val="22"/>
        </w:rPr>
      </w:pPr>
      <w:ins w:id="55" w:author="ADMINIBM" w:date="2016-04-11T22:20:00Z">
        <w:r w:rsidRPr="00891E18">
          <w:rPr>
            <w:rStyle w:val="Hyperlink"/>
          </w:rPr>
          <w:fldChar w:fldCharType="begin"/>
        </w:r>
        <w:r w:rsidRPr="00891E18">
          <w:rPr>
            <w:rStyle w:val="Hyperlink"/>
          </w:rPr>
          <w:instrText xml:space="preserve"> </w:instrText>
        </w:r>
        <w:r>
          <w:instrText>HYPERLINK \l "_Toc448176553"</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lang w:val="en-GB"/>
          </w:rPr>
          <w:t>1 Configure the Gateway appliance</w:t>
        </w:r>
        <w:r>
          <w:rPr>
            <w:webHidden/>
          </w:rPr>
          <w:tab/>
        </w:r>
        <w:r>
          <w:rPr>
            <w:webHidden/>
          </w:rPr>
          <w:fldChar w:fldCharType="begin"/>
        </w:r>
        <w:r>
          <w:rPr>
            <w:webHidden/>
          </w:rPr>
          <w:instrText xml:space="preserve"> PAGEREF _Toc448176553 \h </w:instrText>
        </w:r>
        <w:r>
          <w:rPr>
            <w:webHidden/>
          </w:rPr>
        </w:r>
      </w:ins>
      <w:r>
        <w:rPr>
          <w:webHidden/>
        </w:rPr>
        <w:fldChar w:fldCharType="separate"/>
      </w:r>
      <w:ins w:id="56" w:author="ADMINIBM" w:date="2016-04-11T22:20:00Z">
        <w:r>
          <w:rPr>
            <w:webHidden/>
          </w:rPr>
          <w:t>18</w:t>
        </w:r>
        <w:r>
          <w:rPr>
            <w:webHidden/>
          </w:rPr>
          <w:fldChar w:fldCharType="end"/>
        </w:r>
        <w:r w:rsidRPr="00891E18">
          <w:rPr>
            <w:rStyle w:val="Hyperlink"/>
          </w:rPr>
          <w:fldChar w:fldCharType="end"/>
        </w:r>
      </w:ins>
    </w:p>
    <w:p w14:paraId="18A2C9D1" w14:textId="77777777" w:rsidR="00916C71" w:rsidRDefault="00916C71">
      <w:pPr>
        <w:pStyle w:val="TOC2"/>
        <w:rPr>
          <w:ins w:id="57" w:author="ADMINIBM" w:date="2016-04-11T22:20:00Z"/>
          <w:rFonts w:asciiTheme="minorHAnsi" w:eastAsiaTheme="minorEastAsia" w:hAnsiTheme="minorHAnsi" w:cstheme="minorBidi"/>
          <w:smallCaps w:val="0"/>
          <w:sz w:val="22"/>
          <w:szCs w:val="22"/>
          <w:lang w:eastAsia="en-US"/>
        </w:rPr>
      </w:pPr>
      <w:ins w:id="58" w:author="ADMINIBM" w:date="2016-04-11T22:20:00Z">
        <w:r w:rsidRPr="00891E18">
          <w:rPr>
            <w:rStyle w:val="Hyperlink"/>
          </w:rPr>
          <w:fldChar w:fldCharType="begin"/>
        </w:r>
        <w:r w:rsidRPr="00891E18">
          <w:rPr>
            <w:rStyle w:val="Hyperlink"/>
          </w:rPr>
          <w:instrText xml:space="preserve"> </w:instrText>
        </w:r>
        <w:r>
          <w:instrText>HYPERLINK \l "_Toc448176554"</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lang w:val="en-GB"/>
          </w:rPr>
          <w:t>Install wizard (DataPower IDG v7.5)</w:t>
        </w:r>
        <w:r>
          <w:rPr>
            <w:webHidden/>
          </w:rPr>
          <w:tab/>
        </w:r>
        <w:r>
          <w:rPr>
            <w:webHidden/>
          </w:rPr>
          <w:fldChar w:fldCharType="begin"/>
        </w:r>
        <w:r>
          <w:rPr>
            <w:webHidden/>
          </w:rPr>
          <w:instrText xml:space="preserve"> PAGEREF _Toc448176554 \h </w:instrText>
        </w:r>
        <w:r>
          <w:rPr>
            <w:webHidden/>
          </w:rPr>
        </w:r>
      </w:ins>
      <w:r>
        <w:rPr>
          <w:webHidden/>
        </w:rPr>
        <w:fldChar w:fldCharType="separate"/>
      </w:r>
      <w:ins w:id="59" w:author="ADMINIBM" w:date="2016-04-11T22:20:00Z">
        <w:r>
          <w:rPr>
            <w:webHidden/>
          </w:rPr>
          <w:t>18</w:t>
        </w:r>
        <w:r>
          <w:rPr>
            <w:webHidden/>
          </w:rPr>
          <w:fldChar w:fldCharType="end"/>
        </w:r>
        <w:r w:rsidRPr="00891E18">
          <w:rPr>
            <w:rStyle w:val="Hyperlink"/>
          </w:rPr>
          <w:fldChar w:fldCharType="end"/>
        </w:r>
      </w:ins>
    </w:p>
    <w:p w14:paraId="382517BD" w14:textId="77777777" w:rsidR="00916C71" w:rsidRDefault="00916C71">
      <w:pPr>
        <w:pStyle w:val="TOC1"/>
        <w:rPr>
          <w:ins w:id="60" w:author="ADMINIBM" w:date="2016-04-11T22:20:00Z"/>
          <w:rFonts w:asciiTheme="minorHAnsi" w:eastAsiaTheme="minorEastAsia" w:hAnsiTheme="minorHAnsi" w:cstheme="minorBidi"/>
          <w:b w:val="0"/>
          <w:bCs w:val="0"/>
          <w:caps w:val="0"/>
          <w:sz w:val="22"/>
          <w:szCs w:val="22"/>
        </w:rPr>
      </w:pPr>
      <w:ins w:id="61" w:author="ADMINIBM" w:date="2016-04-11T22:20:00Z">
        <w:r w:rsidRPr="00891E18">
          <w:rPr>
            <w:rStyle w:val="Hyperlink"/>
          </w:rPr>
          <w:fldChar w:fldCharType="begin"/>
        </w:r>
        <w:r w:rsidRPr="00891E18">
          <w:rPr>
            <w:rStyle w:val="Hyperlink"/>
          </w:rPr>
          <w:instrText xml:space="preserve"> </w:instrText>
        </w:r>
        <w:r>
          <w:instrText>HYPERLINK \l "_Toc448176555"</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2 Configure the Management appliance</w:t>
        </w:r>
        <w:r>
          <w:rPr>
            <w:webHidden/>
          </w:rPr>
          <w:tab/>
        </w:r>
        <w:r>
          <w:rPr>
            <w:webHidden/>
          </w:rPr>
          <w:fldChar w:fldCharType="begin"/>
        </w:r>
        <w:r>
          <w:rPr>
            <w:webHidden/>
          </w:rPr>
          <w:instrText xml:space="preserve"> PAGEREF _Toc448176555 \h </w:instrText>
        </w:r>
        <w:r>
          <w:rPr>
            <w:webHidden/>
          </w:rPr>
        </w:r>
      </w:ins>
      <w:r>
        <w:rPr>
          <w:webHidden/>
        </w:rPr>
        <w:fldChar w:fldCharType="separate"/>
      </w:r>
      <w:ins w:id="62" w:author="ADMINIBM" w:date="2016-04-11T22:20:00Z">
        <w:r>
          <w:rPr>
            <w:webHidden/>
          </w:rPr>
          <w:t>22</w:t>
        </w:r>
        <w:r>
          <w:rPr>
            <w:webHidden/>
          </w:rPr>
          <w:fldChar w:fldCharType="end"/>
        </w:r>
        <w:r w:rsidRPr="00891E18">
          <w:rPr>
            <w:rStyle w:val="Hyperlink"/>
          </w:rPr>
          <w:fldChar w:fldCharType="end"/>
        </w:r>
      </w:ins>
    </w:p>
    <w:p w14:paraId="020C8C13" w14:textId="77777777" w:rsidR="00916C71" w:rsidRDefault="00916C71">
      <w:pPr>
        <w:pStyle w:val="TOC1"/>
        <w:rPr>
          <w:ins w:id="63" w:author="ADMINIBM" w:date="2016-04-11T22:20:00Z"/>
          <w:rFonts w:asciiTheme="minorHAnsi" w:eastAsiaTheme="minorEastAsia" w:hAnsiTheme="minorHAnsi" w:cstheme="minorBidi"/>
          <w:b w:val="0"/>
          <w:bCs w:val="0"/>
          <w:caps w:val="0"/>
          <w:sz w:val="22"/>
          <w:szCs w:val="22"/>
        </w:rPr>
      </w:pPr>
      <w:ins w:id="64" w:author="ADMINIBM" w:date="2016-04-11T22:20:00Z">
        <w:r w:rsidRPr="00891E18">
          <w:rPr>
            <w:rStyle w:val="Hyperlink"/>
          </w:rPr>
          <w:fldChar w:fldCharType="begin"/>
        </w:r>
        <w:r w:rsidRPr="00891E18">
          <w:rPr>
            <w:rStyle w:val="Hyperlink"/>
          </w:rPr>
          <w:instrText xml:space="preserve"> </w:instrText>
        </w:r>
        <w:r>
          <w:instrText>HYPERLINK \l "_Toc448176556"</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3 Configure the API Cloud Management Console</w:t>
        </w:r>
        <w:r>
          <w:rPr>
            <w:webHidden/>
          </w:rPr>
          <w:tab/>
        </w:r>
        <w:r>
          <w:rPr>
            <w:webHidden/>
          </w:rPr>
          <w:fldChar w:fldCharType="begin"/>
        </w:r>
        <w:r>
          <w:rPr>
            <w:webHidden/>
          </w:rPr>
          <w:instrText xml:space="preserve"> PAGEREF _Toc448176556 \h </w:instrText>
        </w:r>
        <w:r>
          <w:rPr>
            <w:webHidden/>
          </w:rPr>
        </w:r>
      </w:ins>
      <w:r>
        <w:rPr>
          <w:webHidden/>
        </w:rPr>
        <w:fldChar w:fldCharType="separate"/>
      </w:r>
      <w:ins w:id="65" w:author="ADMINIBM" w:date="2016-04-11T22:20:00Z">
        <w:r>
          <w:rPr>
            <w:webHidden/>
          </w:rPr>
          <w:t>24</w:t>
        </w:r>
        <w:r>
          <w:rPr>
            <w:webHidden/>
          </w:rPr>
          <w:fldChar w:fldCharType="end"/>
        </w:r>
        <w:r w:rsidRPr="00891E18">
          <w:rPr>
            <w:rStyle w:val="Hyperlink"/>
          </w:rPr>
          <w:fldChar w:fldCharType="end"/>
        </w:r>
      </w:ins>
    </w:p>
    <w:p w14:paraId="36666349" w14:textId="77777777" w:rsidR="00916C71" w:rsidRDefault="00916C71">
      <w:pPr>
        <w:pStyle w:val="TOC1"/>
        <w:rPr>
          <w:ins w:id="66" w:author="ADMINIBM" w:date="2016-04-11T22:20:00Z"/>
          <w:rFonts w:asciiTheme="minorHAnsi" w:eastAsiaTheme="minorEastAsia" w:hAnsiTheme="minorHAnsi" w:cstheme="minorBidi"/>
          <w:b w:val="0"/>
          <w:bCs w:val="0"/>
          <w:caps w:val="0"/>
          <w:sz w:val="22"/>
          <w:szCs w:val="22"/>
        </w:rPr>
      </w:pPr>
      <w:ins w:id="67" w:author="ADMINIBM" w:date="2016-04-11T22:20:00Z">
        <w:r w:rsidRPr="00891E18">
          <w:rPr>
            <w:rStyle w:val="Hyperlink"/>
          </w:rPr>
          <w:fldChar w:fldCharType="begin"/>
        </w:r>
        <w:r w:rsidRPr="00891E18">
          <w:rPr>
            <w:rStyle w:val="Hyperlink"/>
          </w:rPr>
          <w:instrText xml:space="preserve"> </w:instrText>
        </w:r>
        <w:r>
          <w:instrText>HYPERLINK \l "_Toc448176557"</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lang w:val="en-GB"/>
          </w:rPr>
          <w:t>4 Create the Provider Organizations</w:t>
        </w:r>
        <w:r>
          <w:rPr>
            <w:webHidden/>
          </w:rPr>
          <w:tab/>
        </w:r>
        <w:r>
          <w:rPr>
            <w:webHidden/>
          </w:rPr>
          <w:fldChar w:fldCharType="begin"/>
        </w:r>
        <w:r>
          <w:rPr>
            <w:webHidden/>
          </w:rPr>
          <w:instrText xml:space="preserve"> PAGEREF _Toc448176557 \h </w:instrText>
        </w:r>
        <w:r>
          <w:rPr>
            <w:webHidden/>
          </w:rPr>
        </w:r>
      </w:ins>
      <w:r>
        <w:rPr>
          <w:webHidden/>
        </w:rPr>
        <w:fldChar w:fldCharType="separate"/>
      </w:r>
      <w:ins w:id="68" w:author="ADMINIBM" w:date="2016-04-11T22:20:00Z">
        <w:r>
          <w:rPr>
            <w:webHidden/>
          </w:rPr>
          <w:t>33</w:t>
        </w:r>
        <w:r>
          <w:rPr>
            <w:webHidden/>
          </w:rPr>
          <w:fldChar w:fldCharType="end"/>
        </w:r>
        <w:r w:rsidRPr="00891E18">
          <w:rPr>
            <w:rStyle w:val="Hyperlink"/>
          </w:rPr>
          <w:fldChar w:fldCharType="end"/>
        </w:r>
      </w:ins>
    </w:p>
    <w:p w14:paraId="10FBABB6" w14:textId="77777777" w:rsidR="00916C71" w:rsidRDefault="00916C71">
      <w:pPr>
        <w:pStyle w:val="TOC1"/>
        <w:rPr>
          <w:ins w:id="69" w:author="ADMINIBM" w:date="2016-04-11T22:20:00Z"/>
          <w:rFonts w:asciiTheme="minorHAnsi" w:eastAsiaTheme="minorEastAsia" w:hAnsiTheme="minorHAnsi" w:cstheme="minorBidi"/>
          <w:b w:val="0"/>
          <w:bCs w:val="0"/>
          <w:caps w:val="0"/>
          <w:sz w:val="22"/>
          <w:szCs w:val="22"/>
        </w:rPr>
      </w:pPr>
      <w:ins w:id="70" w:author="ADMINIBM" w:date="2016-04-11T22:20:00Z">
        <w:r w:rsidRPr="00891E18">
          <w:rPr>
            <w:rStyle w:val="Hyperlink"/>
          </w:rPr>
          <w:fldChar w:fldCharType="begin"/>
        </w:r>
        <w:r w:rsidRPr="00891E18">
          <w:rPr>
            <w:rStyle w:val="Hyperlink"/>
          </w:rPr>
          <w:instrText xml:space="preserve"> </w:instrText>
        </w:r>
        <w:r>
          <w:instrText>HYPERLINK \l "_Toc448176558"</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lang w:val="en-GB"/>
          </w:rPr>
          <w:t>5 Configure the Advanced Developer Portal</w:t>
        </w:r>
        <w:r>
          <w:rPr>
            <w:webHidden/>
          </w:rPr>
          <w:tab/>
        </w:r>
        <w:r>
          <w:rPr>
            <w:webHidden/>
          </w:rPr>
          <w:fldChar w:fldCharType="begin"/>
        </w:r>
        <w:r>
          <w:rPr>
            <w:webHidden/>
          </w:rPr>
          <w:instrText xml:space="preserve"> PAGEREF _Toc448176558 \h </w:instrText>
        </w:r>
        <w:r>
          <w:rPr>
            <w:webHidden/>
          </w:rPr>
        </w:r>
      </w:ins>
      <w:r>
        <w:rPr>
          <w:webHidden/>
        </w:rPr>
        <w:fldChar w:fldCharType="separate"/>
      </w:r>
      <w:ins w:id="71" w:author="ADMINIBM" w:date="2016-04-11T22:20:00Z">
        <w:r>
          <w:rPr>
            <w:webHidden/>
          </w:rPr>
          <w:t>37</w:t>
        </w:r>
        <w:r>
          <w:rPr>
            <w:webHidden/>
          </w:rPr>
          <w:fldChar w:fldCharType="end"/>
        </w:r>
        <w:r w:rsidRPr="00891E18">
          <w:rPr>
            <w:rStyle w:val="Hyperlink"/>
          </w:rPr>
          <w:fldChar w:fldCharType="end"/>
        </w:r>
      </w:ins>
    </w:p>
    <w:p w14:paraId="21F71479" w14:textId="77777777" w:rsidR="00916C71" w:rsidRDefault="00916C71">
      <w:pPr>
        <w:pStyle w:val="TOC2"/>
        <w:rPr>
          <w:ins w:id="72" w:author="ADMINIBM" w:date="2016-04-11T22:20:00Z"/>
          <w:rFonts w:asciiTheme="minorHAnsi" w:eastAsiaTheme="minorEastAsia" w:hAnsiTheme="minorHAnsi" w:cstheme="minorBidi"/>
          <w:smallCaps w:val="0"/>
          <w:sz w:val="22"/>
          <w:szCs w:val="22"/>
          <w:lang w:eastAsia="en-US"/>
        </w:rPr>
      </w:pPr>
      <w:ins w:id="73" w:author="ADMINIBM" w:date="2016-04-11T22:20:00Z">
        <w:r w:rsidRPr="00891E18">
          <w:rPr>
            <w:rStyle w:val="Hyperlink"/>
          </w:rPr>
          <w:fldChar w:fldCharType="begin"/>
        </w:r>
        <w:r w:rsidRPr="00891E18">
          <w:rPr>
            <w:rStyle w:val="Hyperlink"/>
          </w:rPr>
          <w:instrText xml:space="preserve"> </w:instrText>
        </w:r>
        <w:r>
          <w:instrText>HYPERLINK \l "_Toc448176559"</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Congratulations!</w:t>
        </w:r>
        <w:r>
          <w:rPr>
            <w:webHidden/>
          </w:rPr>
          <w:tab/>
        </w:r>
        <w:r>
          <w:rPr>
            <w:webHidden/>
          </w:rPr>
          <w:fldChar w:fldCharType="begin"/>
        </w:r>
        <w:r>
          <w:rPr>
            <w:webHidden/>
          </w:rPr>
          <w:instrText xml:space="preserve"> PAGEREF _Toc448176559 \h </w:instrText>
        </w:r>
        <w:r>
          <w:rPr>
            <w:webHidden/>
          </w:rPr>
        </w:r>
      </w:ins>
      <w:r>
        <w:rPr>
          <w:webHidden/>
        </w:rPr>
        <w:fldChar w:fldCharType="separate"/>
      </w:r>
      <w:ins w:id="74" w:author="ADMINIBM" w:date="2016-04-11T22:20:00Z">
        <w:r>
          <w:rPr>
            <w:webHidden/>
          </w:rPr>
          <w:t>47</w:t>
        </w:r>
        <w:r>
          <w:rPr>
            <w:webHidden/>
          </w:rPr>
          <w:fldChar w:fldCharType="end"/>
        </w:r>
        <w:r w:rsidRPr="00891E18">
          <w:rPr>
            <w:rStyle w:val="Hyperlink"/>
          </w:rPr>
          <w:fldChar w:fldCharType="end"/>
        </w:r>
      </w:ins>
    </w:p>
    <w:p w14:paraId="1ED93802" w14:textId="77777777" w:rsidR="00916C71" w:rsidRDefault="00916C71">
      <w:pPr>
        <w:pStyle w:val="TOC1"/>
        <w:rPr>
          <w:ins w:id="75" w:author="ADMINIBM" w:date="2016-04-11T22:20:00Z"/>
          <w:rFonts w:asciiTheme="minorHAnsi" w:eastAsiaTheme="minorEastAsia" w:hAnsiTheme="minorHAnsi" w:cstheme="minorBidi"/>
          <w:b w:val="0"/>
          <w:bCs w:val="0"/>
          <w:caps w:val="0"/>
          <w:sz w:val="22"/>
          <w:szCs w:val="22"/>
        </w:rPr>
      </w:pPr>
      <w:ins w:id="76" w:author="ADMINIBM" w:date="2016-04-11T22:20:00Z">
        <w:r w:rsidRPr="00891E18">
          <w:rPr>
            <w:rStyle w:val="Hyperlink"/>
          </w:rPr>
          <w:fldChar w:fldCharType="begin"/>
        </w:r>
        <w:r w:rsidRPr="00891E18">
          <w:rPr>
            <w:rStyle w:val="Hyperlink"/>
          </w:rPr>
          <w:instrText xml:space="preserve"> </w:instrText>
        </w:r>
        <w:r>
          <w:instrText>HYPERLINK \l "_Toc448176560"</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Appendix B – VMware networking background information</w:t>
        </w:r>
        <w:r>
          <w:rPr>
            <w:webHidden/>
          </w:rPr>
          <w:tab/>
        </w:r>
        <w:r>
          <w:rPr>
            <w:webHidden/>
          </w:rPr>
          <w:fldChar w:fldCharType="begin"/>
        </w:r>
        <w:r>
          <w:rPr>
            <w:webHidden/>
          </w:rPr>
          <w:instrText xml:space="preserve"> PAGEREF _Toc448176560 \h </w:instrText>
        </w:r>
        <w:r>
          <w:rPr>
            <w:webHidden/>
          </w:rPr>
        </w:r>
      </w:ins>
      <w:r>
        <w:rPr>
          <w:webHidden/>
        </w:rPr>
        <w:fldChar w:fldCharType="separate"/>
      </w:r>
      <w:ins w:id="77" w:author="ADMINIBM" w:date="2016-04-11T22:20:00Z">
        <w:r>
          <w:rPr>
            <w:webHidden/>
          </w:rPr>
          <w:t>48</w:t>
        </w:r>
        <w:r>
          <w:rPr>
            <w:webHidden/>
          </w:rPr>
          <w:fldChar w:fldCharType="end"/>
        </w:r>
        <w:r w:rsidRPr="00891E18">
          <w:rPr>
            <w:rStyle w:val="Hyperlink"/>
          </w:rPr>
          <w:fldChar w:fldCharType="end"/>
        </w:r>
      </w:ins>
    </w:p>
    <w:p w14:paraId="0E46543C" w14:textId="77777777" w:rsidR="00916C71" w:rsidRDefault="00916C71">
      <w:pPr>
        <w:pStyle w:val="TOC2"/>
        <w:rPr>
          <w:ins w:id="78" w:author="ADMINIBM" w:date="2016-04-11T22:20:00Z"/>
          <w:rFonts w:asciiTheme="minorHAnsi" w:eastAsiaTheme="minorEastAsia" w:hAnsiTheme="minorHAnsi" w:cstheme="minorBidi"/>
          <w:smallCaps w:val="0"/>
          <w:sz w:val="22"/>
          <w:szCs w:val="22"/>
          <w:lang w:eastAsia="en-US"/>
        </w:rPr>
      </w:pPr>
      <w:ins w:id="79" w:author="ADMINIBM" w:date="2016-04-11T22:20:00Z">
        <w:r w:rsidRPr="00891E18">
          <w:rPr>
            <w:rStyle w:val="Hyperlink"/>
          </w:rPr>
          <w:fldChar w:fldCharType="begin"/>
        </w:r>
        <w:r w:rsidRPr="00891E18">
          <w:rPr>
            <w:rStyle w:val="Hyperlink"/>
          </w:rPr>
          <w:instrText xml:space="preserve"> </w:instrText>
        </w:r>
        <w:r>
          <w:instrText>HYPERLINK \l "_Toc448176561"</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Network configuration options</w:t>
        </w:r>
        <w:r>
          <w:rPr>
            <w:webHidden/>
          </w:rPr>
          <w:tab/>
        </w:r>
        <w:r>
          <w:rPr>
            <w:webHidden/>
          </w:rPr>
          <w:fldChar w:fldCharType="begin"/>
        </w:r>
        <w:r>
          <w:rPr>
            <w:webHidden/>
          </w:rPr>
          <w:instrText xml:space="preserve"> PAGEREF _Toc448176561 \h </w:instrText>
        </w:r>
        <w:r>
          <w:rPr>
            <w:webHidden/>
          </w:rPr>
        </w:r>
      </w:ins>
      <w:r>
        <w:rPr>
          <w:webHidden/>
        </w:rPr>
        <w:fldChar w:fldCharType="separate"/>
      </w:r>
      <w:ins w:id="80" w:author="ADMINIBM" w:date="2016-04-11T22:20:00Z">
        <w:r>
          <w:rPr>
            <w:webHidden/>
          </w:rPr>
          <w:t>48</w:t>
        </w:r>
        <w:r>
          <w:rPr>
            <w:webHidden/>
          </w:rPr>
          <w:fldChar w:fldCharType="end"/>
        </w:r>
        <w:r w:rsidRPr="00891E18">
          <w:rPr>
            <w:rStyle w:val="Hyperlink"/>
          </w:rPr>
          <w:fldChar w:fldCharType="end"/>
        </w:r>
      </w:ins>
    </w:p>
    <w:p w14:paraId="3B1A3B6B" w14:textId="77777777" w:rsidR="00916C71" w:rsidRDefault="00916C71">
      <w:pPr>
        <w:pStyle w:val="TOC2"/>
        <w:rPr>
          <w:ins w:id="81" w:author="ADMINIBM" w:date="2016-04-11T22:20:00Z"/>
          <w:rFonts w:asciiTheme="minorHAnsi" w:eastAsiaTheme="minorEastAsia" w:hAnsiTheme="minorHAnsi" w:cstheme="minorBidi"/>
          <w:smallCaps w:val="0"/>
          <w:sz w:val="22"/>
          <w:szCs w:val="22"/>
          <w:lang w:eastAsia="en-US"/>
        </w:rPr>
      </w:pPr>
      <w:ins w:id="82" w:author="ADMINIBM" w:date="2016-04-11T22:20:00Z">
        <w:r w:rsidRPr="00891E18">
          <w:rPr>
            <w:rStyle w:val="Hyperlink"/>
          </w:rPr>
          <w:fldChar w:fldCharType="begin"/>
        </w:r>
        <w:r w:rsidRPr="00891E18">
          <w:rPr>
            <w:rStyle w:val="Hyperlink"/>
          </w:rPr>
          <w:instrText xml:space="preserve"> </w:instrText>
        </w:r>
        <w:r>
          <w:instrText>HYPERLINK \l "_Toc448176562"</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Static IP addresses</w:t>
        </w:r>
        <w:r>
          <w:rPr>
            <w:webHidden/>
          </w:rPr>
          <w:tab/>
        </w:r>
        <w:r>
          <w:rPr>
            <w:webHidden/>
          </w:rPr>
          <w:fldChar w:fldCharType="begin"/>
        </w:r>
        <w:r>
          <w:rPr>
            <w:webHidden/>
          </w:rPr>
          <w:instrText xml:space="preserve"> PAGEREF _Toc448176562 \h </w:instrText>
        </w:r>
        <w:r>
          <w:rPr>
            <w:webHidden/>
          </w:rPr>
        </w:r>
      </w:ins>
      <w:r>
        <w:rPr>
          <w:webHidden/>
        </w:rPr>
        <w:fldChar w:fldCharType="separate"/>
      </w:r>
      <w:ins w:id="83" w:author="ADMINIBM" w:date="2016-04-11T22:20:00Z">
        <w:r>
          <w:rPr>
            <w:webHidden/>
          </w:rPr>
          <w:t>48</w:t>
        </w:r>
        <w:r>
          <w:rPr>
            <w:webHidden/>
          </w:rPr>
          <w:fldChar w:fldCharType="end"/>
        </w:r>
        <w:r w:rsidRPr="00891E18">
          <w:rPr>
            <w:rStyle w:val="Hyperlink"/>
          </w:rPr>
          <w:fldChar w:fldCharType="end"/>
        </w:r>
      </w:ins>
    </w:p>
    <w:p w14:paraId="7866457E" w14:textId="77777777" w:rsidR="00916C71" w:rsidRDefault="00916C71">
      <w:pPr>
        <w:pStyle w:val="TOC1"/>
        <w:rPr>
          <w:ins w:id="84" w:author="ADMINIBM" w:date="2016-04-11T22:20:00Z"/>
          <w:rFonts w:asciiTheme="minorHAnsi" w:eastAsiaTheme="minorEastAsia" w:hAnsiTheme="minorHAnsi" w:cstheme="minorBidi"/>
          <w:b w:val="0"/>
          <w:bCs w:val="0"/>
          <w:caps w:val="0"/>
          <w:sz w:val="22"/>
          <w:szCs w:val="22"/>
        </w:rPr>
      </w:pPr>
      <w:ins w:id="85" w:author="ADMINIBM" w:date="2016-04-11T22:20:00Z">
        <w:r w:rsidRPr="00891E18">
          <w:rPr>
            <w:rStyle w:val="Hyperlink"/>
          </w:rPr>
          <w:fldChar w:fldCharType="begin"/>
        </w:r>
        <w:r w:rsidRPr="00891E18">
          <w:rPr>
            <w:rStyle w:val="Hyperlink"/>
          </w:rPr>
          <w:instrText xml:space="preserve"> </w:instrText>
        </w:r>
        <w:r>
          <w:instrText>HYPERLINK \l "_Toc448176563"</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lang w:val="en-GB"/>
          </w:rPr>
          <w:t>Appendix C - Troubleshooting</w:t>
        </w:r>
        <w:r>
          <w:rPr>
            <w:webHidden/>
          </w:rPr>
          <w:tab/>
        </w:r>
        <w:r>
          <w:rPr>
            <w:webHidden/>
          </w:rPr>
          <w:fldChar w:fldCharType="begin"/>
        </w:r>
        <w:r>
          <w:rPr>
            <w:webHidden/>
          </w:rPr>
          <w:instrText xml:space="preserve"> PAGEREF _Toc448176563 \h </w:instrText>
        </w:r>
        <w:r>
          <w:rPr>
            <w:webHidden/>
          </w:rPr>
        </w:r>
      </w:ins>
      <w:r>
        <w:rPr>
          <w:webHidden/>
        </w:rPr>
        <w:fldChar w:fldCharType="separate"/>
      </w:r>
      <w:ins w:id="86" w:author="ADMINIBM" w:date="2016-04-11T22:20:00Z">
        <w:r>
          <w:rPr>
            <w:webHidden/>
          </w:rPr>
          <w:t>49</w:t>
        </w:r>
        <w:r>
          <w:rPr>
            <w:webHidden/>
          </w:rPr>
          <w:fldChar w:fldCharType="end"/>
        </w:r>
        <w:r w:rsidRPr="00891E18">
          <w:rPr>
            <w:rStyle w:val="Hyperlink"/>
          </w:rPr>
          <w:fldChar w:fldCharType="end"/>
        </w:r>
      </w:ins>
    </w:p>
    <w:p w14:paraId="0684F9DF" w14:textId="77777777" w:rsidR="00916C71" w:rsidRDefault="00916C71">
      <w:pPr>
        <w:pStyle w:val="TOC2"/>
        <w:rPr>
          <w:ins w:id="87" w:author="ADMINIBM" w:date="2016-04-11T22:20:00Z"/>
          <w:rFonts w:asciiTheme="minorHAnsi" w:eastAsiaTheme="minorEastAsia" w:hAnsiTheme="minorHAnsi" w:cstheme="minorBidi"/>
          <w:smallCaps w:val="0"/>
          <w:sz w:val="22"/>
          <w:szCs w:val="22"/>
          <w:lang w:eastAsia="en-US"/>
        </w:rPr>
      </w:pPr>
      <w:ins w:id="88" w:author="ADMINIBM" w:date="2016-04-11T22:20:00Z">
        <w:r w:rsidRPr="00891E18">
          <w:rPr>
            <w:rStyle w:val="Hyperlink"/>
          </w:rPr>
          <w:fldChar w:fldCharType="begin"/>
        </w:r>
        <w:r w:rsidRPr="00891E18">
          <w:rPr>
            <w:rStyle w:val="Hyperlink"/>
          </w:rPr>
          <w:instrText xml:space="preserve"> </w:instrText>
        </w:r>
        <w:r>
          <w:instrText>HYPERLINK \l "_Toc448176564"</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shd w:val="clear" w:color="auto" w:fill="FFFFFF"/>
            <w:lang w:val="en-GB"/>
          </w:rPr>
          <w:t>Binary translation is incompatible with long mode on this platform. Disabling long mode</w:t>
        </w:r>
        <w:r>
          <w:rPr>
            <w:webHidden/>
          </w:rPr>
          <w:tab/>
        </w:r>
        <w:r>
          <w:rPr>
            <w:webHidden/>
          </w:rPr>
          <w:fldChar w:fldCharType="begin"/>
        </w:r>
        <w:r>
          <w:rPr>
            <w:webHidden/>
          </w:rPr>
          <w:instrText xml:space="preserve"> PAGEREF _Toc448176564 \h </w:instrText>
        </w:r>
        <w:r>
          <w:rPr>
            <w:webHidden/>
          </w:rPr>
        </w:r>
      </w:ins>
      <w:r>
        <w:rPr>
          <w:webHidden/>
        </w:rPr>
        <w:fldChar w:fldCharType="separate"/>
      </w:r>
      <w:ins w:id="89" w:author="ADMINIBM" w:date="2016-04-11T22:20:00Z">
        <w:r>
          <w:rPr>
            <w:webHidden/>
          </w:rPr>
          <w:t>49</w:t>
        </w:r>
        <w:r>
          <w:rPr>
            <w:webHidden/>
          </w:rPr>
          <w:fldChar w:fldCharType="end"/>
        </w:r>
        <w:r w:rsidRPr="00891E18">
          <w:rPr>
            <w:rStyle w:val="Hyperlink"/>
          </w:rPr>
          <w:fldChar w:fldCharType="end"/>
        </w:r>
      </w:ins>
    </w:p>
    <w:p w14:paraId="3672A6AC" w14:textId="77777777" w:rsidR="00916C71" w:rsidRDefault="00916C71">
      <w:pPr>
        <w:pStyle w:val="TOC2"/>
        <w:rPr>
          <w:ins w:id="90" w:author="ADMINIBM" w:date="2016-04-11T22:20:00Z"/>
          <w:rFonts w:asciiTheme="minorHAnsi" w:eastAsiaTheme="minorEastAsia" w:hAnsiTheme="minorHAnsi" w:cstheme="minorBidi"/>
          <w:smallCaps w:val="0"/>
          <w:sz w:val="22"/>
          <w:szCs w:val="22"/>
          <w:lang w:eastAsia="en-US"/>
        </w:rPr>
      </w:pPr>
      <w:ins w:id="91" w:author="ADMINIBM" w:date="2016-04-11T22:20:00Z">
        <w:r w:rsidRPr="00891E18">
          <w:rPr>
            <w:rStyle w:val="Hyperlink"/>
          </w:rPr>
          <w:fldChar w:fldCharType="begin"/>
        </w:r>
        <w:r w:rsidRPr="00891E18">
          <w:rPr>
            <w:rStyle w:val="Hyperlink"/>
          </w:rPr>
          <w:instrText xml:space="preserve"> </w:instrText>
        </w:r>
        <w:r>
          <w:instrText>HYPERLINK \l "_Toc448176565"</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Handy Command Line Interface commands</w:t>
        </w:r>
        <w:r>
          <w:rPr>
            <w:webHidden/>
          </w:rPr>
          <w:tab/>
        </w:r>
        <w:r>
          <w:rPr>
            <w:webHidden/>
          </w:rPr>
          <w:fldChar w:fldCharType="begin"/>
        </w:r>
        <w:r>
          <w:rPr>
            <w:webHidden/>
          </w:rPr>
          <w:instrText xml:space="preserve"> PAGEREF _Toc448176565 \h </w:instrText>
        </w:r>
        <w:r>
          <w:rPr>
            <w:webHidden/>
          </w:rPr>
        </w:r>
      </w:ins>
      <w:r>
        <w:rPr>
          <w:webHidden/>
        </w:rPr>
        <w:fldChar w:fldCharType="separate"/>
      </w:r>
      <w:ins w:id="92" w:author="ADMINIBM" w:date="2016-04-11T22:20:00Z">
        <w:r>
          <w:rPr>
            <w:webHidden/>
          </w:rPr>
          <w:t>49</w:t>
        </w:r>
        <w:r>
          <w:rPr>
            <w:webHidden/>
          </w:rPr>
          <w:fldChar w:fldCharType="end"/>
        </w:r>
        <w:r w:rsidRPr="00891E18">
          <w:rPr>
            <w:rStyle w:val="Hyperlink"/>
          </w:rPr>
          <w:fldChar w:fldCharType="end"/>
        </w:r>
      </w:ins>
    </w:p>
    <w:p w14:paraId="6770D2F9" w14:textId="77777777" w:rsidR="00916C71" w:rsidRDefault="00916C71">
      <w:pPr>
        <w:pStyle w:val="TOC1"/>
        <w:rPr>
          <w:ins w:id="93" w:author="ADMINIBM" w:date="2016-04-11T22:20:00Z"/>
          <w:rFonts w:asciiTheme="minorHAnsi" w:eastAsiaTheme="minorEastAsia" w:hAnsiTheme="minorHAnsi" w:cstheme="minorBidi"/>
          <w:b w:val="0"/>
          <w:bCs w:val="0"/>
          <w:caps w:val="0"/>
          <w:sz w:val="22"/>
          <w:szCs w:val="22"/>
        </w:rPr>
      </w:pPr>
      <w:ins w:id="94" w:author="ADMINIBM" w:date="2016-04-11T22:20:00Z">
        <w:r w:rsidRPr="00891E18">
          <w:rPr>
            <w:rStyle w:val="Hyperlink"/>
          </w:rPr>
          <w:fldChar w:fldCharType="begin"/>
        </w:r>
        <w:r w:rsidRPr="00891E18">
          <w:rPr>
            <w:rStyle w:val="Hyperlink"/>
          </w:rPr>
          <w:instrText xml:space="preserve"> </w:instrText>
        </w:r>
        <w:r>
          <w:instrText>HYPERLINK \l "_Toc448176566"</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Appendix D - Startup procedures and optional steps to make things easier</w:t>
        </w:r>
        <w:r>
          <w:rPr>
            <w:webHidden/>
          </w:rPr>
          <w:tab/>
        </w:r>
        <w:r>
          <w:rPr>
            <w:webHidden/>
          </w:rPr>
          <w:fldChar w:fldCharType="begin"/>
        </w:r>
        <w:r>
          <w:rPr>
            <w:webHidden/>
          </w:rPr>
          <w:instrText xml:space="preserve"> PAGEREF _Toc448176566 \h </w:instrText>
        </w:r>
        <w:r>
          <w:rPr>
            <w:webHidden/>
          </w:rPr>
        </w:r>
      </w:ins>
      <w:r>
        <w:rPr>
          <w:webHidden/>
        </w:rPr>
        <w:fldChar w:fldCharType="separate"/>
      </w:r>
      <w:ins w:id="95" w:author="ADMINIBM" w:date="2016-04-11T22:20:00Z">
        <w:r>
          <w:rPr>
            <w:webHidden/>
          </w:rPr>
          <w:t>50</w:t>
        </w:r>
        <w:r>
          <w:rPr>
            <w:webHidden/>
          </w:rPr>
          <w:fldChar w:fldCharType="end"/>
        </w:r>
        <w:r w:rsidRPr="00891E18">
          <w:rPr>
            <w:rStyle w:val="Hyperlink"/>
          </w:rPr>
          <w:fldChar w:fldCharType="end"/>
        </w:r>
      </w:ins>
    </w:p>
    <w:p w14:paraId="6E5A8707" w14:textId="77777777" w:rsidR="00916C71" w:rsidRDefault="00916C71">
      <w:pPr>
        <w:pStyle w:val="TOC1"/>
        <w:rPr>
          <w:ins w:id="96" w:author="ADMINIBM" w:date="2016-04-11T22:20:00Z"/>
          <w:rFonts w:asciiTheme="minorHAnsi" w:eastAsiaTheme="minorEastAsia" w:hAnsiTheme="minorHAnsi" w:cstheme="minorBidi"/>
          <w:b w:val="0"/>
          <w:bCs w:val="0"/>
          <w:caps w:val="0"/>
          <w:sz w:val="22"/>
          <w:szCs w:val="22"/>
        </w:rPr>
      </w:pPr>
      <w:ins w:id="97" w:author="ADMINIBM" w:date="2016-04-11T22:20:00Z">
        <w:r w:rsidRPr="00891E18">
          <w:rPr>
            <w:rStyle w:val="Hyperlink"/>
          </w:rPr>
          <w:fldChar w:fldCharType="begin"/>
        </w:r>
        <w:r w:rsidRPr="00891E18">
          <w:rPr>
            <w:rStyle w:val="Hyperlink"/>
          </w:rPr>
          <w:instrText xml:space="preserve"> </w:instrText>
        </w:r>
        <w:r>
          <w:instrText>HYPERLINK \l "_Toc448176567"</w:instrText>
        </w:r>
        <w:r w:rsidRPr="00891E18">
          <w:rPr>
            <w:rStyle w:val="Hyperlink"/>
          </w:rPr>
          <w:instrText xml:space="preserve"> </w:instrText>
        </w:r>
        <w:r w:rsidRPr="00891E18">
          <w:rPr>
            <w:rStyle w:val="Hyperlink"/>
          </w:rPr>
        </w:r>
        <w:r w:rsidRPr="00891E18">
          <w:rPr>
            <w:rStyle w:val="Hyperlink"/>
          </w:rPr>
          <w:fldChar w:fldCharType="separate"/>
        </w:r>
        <w:r w:rsidRPr="00891E18">
          <w:rPr>
            <w:rStyle w:val="Hyperlink"/>
          </w:rPr>
          <w:t>Appendix E - Enable the Windows host NTP service (optional)</w:t>
        </w:r>
        <w:r>
          <w:rPr>
            <w:webHidden/>
          </w:rPr>
          <w:tab/>
        </w:r>
        <w:r>
          <w:rPr>
            <w:webHidden/>
          </w:rPr>
          <w:fldChar w:fldCharType="begin"/>
        </w:r>
        <w:r>
          <w:rPr>
            <w:webHidden/>
          </w:rPr>
          <w:instrText xml:space="preserve"> PAGEREF _Toc448176567 \h </w:instrText>
        </w:r>
        <w:r>
          <w:rPr>
            <w:webHidden/>
          </w:rPr>
        </w:r>
      </w:ins>
      <w:r>
        <w:rPr>
          <w:webHidden/>
        </w:rPr>
        <w:fldChar w:fldCharType="separate"/>
      </w:r>
      <w:ins w:id="98" w:author="ADMINIBM" w:date="2016-04-11T22:20:00Z">
        <w:r>
          <w:rPr>
            <w:webHidden/>
          </w:rPr>
          <w:t>52</w:t>
        </w:r>
        <w:r>
          <w:rPr>
            <w:webHidden/>
          </w:rPr>
          <w:fldChar w:fldCharType="end"/>
        </w:r>
        <w:r w:rsidRPr="00891E18">
          <w:rPr>
            <w:rStyle w:val="Hyperlink"/>
          </w:rPr>
          <w:fldChar w:fldCharType="end"/>
        </w:r>
      </w:ins>
    </w:p>
    <w:p w14:paraId="50D6580C" w14:textId="77777777" w:rsidR="00A450E8" w:rsidDel="00916C71" w:rsidRDefault="00A450E8">
      <w:pPr>
        <w:pStyle w:val="TOC1"/>
        <w:rPr>
          <w:del w:id="99" w:author="ADMINIBM" w:date="2016-04-11T22:20:00Z"/>
          <w:rFonts w:asciiTheme="minorHAnsi" w:eastAsiaTheme="minorEastAsia" w:hAnsiTheme="minorHAnsi" w:cstheme="minorBidi"/>
          <w:b w:val="0"/>
          <w:bCs w:val="0"/>
          <w:caps w:val="0"/>
          <w:sz w:val="22"/>
          <w:szCs w:val="22"/>
        </w:rPr>
      </w:pPr>
      <w:del w:id="100" w:author="ADMINIBM" w:date="2016-04-11T22:20:00Z">
        <w:r w:rsidRPr="00916C71" w:rsidDel="00916C71">
          <w:rPr>
            <w:rFonts w:ascii="Arial" w:hAnsi="Arial"/>
            <w:sz w:val="22"/>
            <w:rPrChange w:id="101" w:author="ADMINIBM" w:date="2016-04-11T22:20:00Z">
              <w:rPr>
                <w:rStyle w:val="Hyperlink"/>
              </w:rPr>
            </w:rPrChange>
          </w:rPr>
          <w:delText>TEC Setup instructions</w:delText>
        </w:r>
        <w:r w:rsidDel="00916C71">
          <w:rPr>
            <w:webHidden/>
          </w:rPr>
          <w:tab/>
          <w:delText>3</w:delText>
        </w:r>
      </w:del>
    </w:p>
    <w:p w14:paraId="49FC95E2" w14:textId="77777777" w:rsidR="00A450E8" w:rsidDel="00916C71" w:rsidRDefault="00A450E8">
      <w:pPr>
        <w:pStyle w:val="TOC2"/>
        <w:rPr>
          <w:del w:id="102" w:author="ADMINIBM" w:date="2016-04-11T22:20:00Z"/>
          <w:rFonts w:asciiTheme="minorHAnsi" w:eastAsiaTheme="minorEastAsia" w:hAnsiTheme="minorHAnsi" w:cstheme="minorBidi"/>
          <w:smallCaps w:val="0"/>
          <w:sz w:val="22"/>
          <w:szCs w:val="22"/>
          <w:lang w:eastAsia="en-US"/>
        </w:rPr>
      </w:pPr>
      <w:del w:id="103" w:author="ADMINIBM" w:date="2016-04-11T22:20:00Z">
        <w:r w:rsidRPr="00916C71" w:rsidDel="00916C71">
          <w:rPr>
            <w:sz w:val="22"/>
            <w:rPrChange w:id="104" w:author="ADMINIBM" w:date="2016-04-11T22:20:00Z">
              <w:rPr>
                <w:rStyle w:val="Hyperlink"/>
              </w:rPr>
            </w:rPrChange>
          </w:rPr>
          <w:delText>Who should be using this document?</w:delText>
        </w:r>
        <w:r w:rsidDel="00916C71">
          <w:rPr>
            <w:webHidden/>
          </w:rPr>
          <w:tab/>
          <w:delText>3</w:delText>
        </w:r>
      </w:del>
    </w:p>
    <w:p w14:paraId="7A0ECA8D" w14:textId="77777777" w:rsidR="00A450E8" w:rsidDel="00916C71" w:rsidRDefault="00A450E8">
      <w:pPr>
        <w:pStyle w:val="TOC2"/>
        <w:rPr>
          <w:del w:id="105" w:author="ADMINIBM" w:date="2016-04-11T22:20:00Z"/>
          <w:rFonts w:asciiTheme="minorHAnsi" w:eastAsiaTheme="minorEastAsia" w:hAnsiTheme="minorHAnsi" w:cstheme="minorBidi"/>
          <w:smallCaps w:val="0"/>
          <w:sz w:val="22"/>
          <w:szCs w:val="22"/>
          <w:lang w:eastAsia="en-US"/>
        </w:rPr>
      </w:pPr>
      <w:del w:id="106" w:author="ADMINIBM" w:date="2016-04-11T22:20:00Z">
        <w:r w:rsidRPr="00916C71" w:rsidDel="00916C71">
          <w:rPr>
            <w:sz w:val="22"/>
            <w:rPrChange w:id="107" w:author="ADMINIBM" w:date="2016-04-11T22:20:00Z">
              <w:rPr>
                <w:rStyle w:val="Hyperlink"/>
              </w:rPr>
            </w:rPrChange>
          </w:rPr>
          <w:delText>Hardware Requirements</w:delText>
        </w:r>
        <w:r w:rsidDel="00916C71">
          <w:rPr>
            <w:webHidden/>
          </w:rPr>
          <w:tab/>
          <w:delText>3</w:delText>
        </w:r>
      </w:del>
    </w:p>
    <w:p w14:paraId="247D800E" w14:textId="77777777" w:rsidR="00A450E8" w:rsidDel="00916C71" w:rsidRDefault="00A450E8">
      <w:pPr>
        <w:pStyle w:val="TOC2"/>
        <w:rPr>
          <w:del w:id="108" w:author="ADMINIBM" w:date="2016-04-11T22:20:00Z"/>
          <w:rFonts w:asciiTheme="minorHAnsi" w:eastAsiaTheme="minorEastAsia" w:hAnsiTheme="minorHAnsi" w:cstheme="minorBidi"/>
          <w:smallCaps w:val="0"/>
          <w:sz w:val="22"/>
          <w:szCs w:val="22"/>
          <w:lang w:eastAsia="en-US"/>
        </w:rPr>
      </w:pPr>
      <w:del w:id="109" w:author="ADMINIBM" w:date="2016-04-11T22:20:00Z">
        <w:r w:rsidRPr="00916C71" w:rsidDel="00916C71">
          <w:rPr>
            <w:sz w:val="22"/>
            <w:rPrChange w:id="110" w:author="ADMINIBM" w:date="2016-04-11T22:20:00Z">
              <w:rPr>
                <w:rStyle w:val="Hyperlink"/>
              </w:rPr>
            </w:rPrChange>
          </w:rPr>
          <w:delText>System requirements</w:delText>
        </w:r>
        <w:r w:rsidDel="00916C71">
          <w:rPr>
            <w:webHidden/>
          </w:rPr>
          <w:tab/>
          <w:delText>3</w:delText>
        </w:r>
      </w:del>
    </w:p>
    <w:p w14:paraId="7DA6643C" w14:textId="77777777" w:rsidR="00A450E8" w:rsidDel="00916C71" w:rsidRDefault="00A450E8">
      <w:pPr>
        <w:pStyle w:val="TOC2"/>
        <w:rPr>
          <w:del w:id="111" w:author="ADMINIBM" w:date="2016-04-11T22:20:00Z"/>
          <w:rFonts w:asciiTheme="minorHAnsi" w:eastAsiaTheme="minorEastAsia" w:hAnsiTheme="minorHAnsi" w:cstheme="minorBidi"/>
          <w:smallCaps w:val="0"/>
          <w:sz w:val="22"/>
          <w:szCs w:val="22"/>
          <w:lang w:eastAsia="en-US"/>
        </w:rPr>
      </w:pPr>
      <w:del w:id="112" w:author="ADMINIBM" w:date="2016-04-11T22:20:00Z">
        <w:r w:rsidRPr="00916C71" w:rsidDel="00916C71">
          <w:rPr>
            <w:sz w:val="22"/>
            <w:rPrChange w:id="113" w:author="ADMINIBM" w:date="2016-04-11T22:20:00Z">
              <w:rPr>
                <w:rStyle w:val="Hyperlink"/>
              </w:rPr>
            </w:rPrChange>
          </w:rPr>
          <w:delText>Connectivity requirements</w:delText>
        </w:r>
        <w:r w:rsidDel="00916C71">
          <w:rPr>
            <w:webHidden/>
          </w:rPr>
          <w:tab/>
          <w:delText>4</w:delText>
        </w:r>
      </w:del>
    </w:p>
    <w:p w14:paraId="7360591D" w14:textId="77777777" w:rsidR="00A450E8" w:rsidDel="00916C71" w:rsidRDefault="00A450E8">
      <w:pPr>
        <w:pStyle w:val="TOC2"/>
        <w:rPr>
          <w:del w:id="114" w:author="ADMINIBM" w:date="2016-04-11T22:20:00Z"/>
          <w:rFonts w:asciiTheme="minorHAnsi" w:eastAsiaTheme="minorEastAsia" w:hAnsiTheme="minorHAnsi" w:cstheme="minorBidi"/>
          <w:smallCaps w:val="0"/>
          <w:sz w:val="22"/>
          <w:szCs w:val="22"/>
          <w:lang w:eastAsia="en-US"/>
        </w:rPr>
      </w:pPr>
      <w:del w:id="115" w:author="ADMINIBM" w:date="2016-04-11T22:20:00Z">
        <w:r w:rsidRPr="00916C71" w:rsidDel="00916C71">
          <w:rPr>
            <w:sz w:val="22"/>
            <w:rPrChange w:id="116" w:author="ADMINIBM" w:date="2016-04-11T22:20:00Z">
              <w:rPr>
                <w:rStyle w:val="Hyperlink"/>
              </w:rPr>
            </w:rPrChange>
          </w:rPr>
          <w:delText>Setting up the software images on your workstation</w:delText>
        </w:r>
        <w:r w:rsidDel="00916C71">
          <w:rPr>
            <w:webHidden/>
          </w:rPr>
          <w:tab/>
          <w:delText>5</w:delText>
        </w:r>
      </w:del>
    </w:p>
    <w:p w14:paraId="5247AF89" w14:textId="77777777" w:rsidR="00A450E8" w:rsidDel="00916C71" w:rsidRDefault="00A450E8">
      <w:pPr>
        <w:pStyle w:val="TOC1"/>
        <w:rPr>
          <w:del w:id="117" w:author="ADMINIBM" w:date="2016-04-11T22:20:00Z"/>
          <w:rFonts w:asciiTheme="minorHAnsi" w:eastAsiaTheme="minorEastAsia" w:hAnsiTheme="minorHAnsi" w:cstheme="minorBidi"/>
          <w:b w:val="0"/>
          <w:bCs w:val="0"/>
          <w:caps w:val="0"/>
          <w:sz w:val="22"/>
          <w:szCs w:val="22"/>
        </w:rPr>
      </w:pPr>
      <w:del w:id="118" w:author="ADMINIBM" w:date="2016-04-11T22:20:00Z">
        <w:r w:rsidRPr="00916C71" w:rsidDel="00916C71">
          <w:rPr>
            <w:rFonts w:ascii="Arial" w:hAnsi="Arial"/>
            <w:sz w:val="22"/>
            <w:rPrChange w:id="119" w:author="ADMINIBM" w:date="2016-04-11T22:20:00Z">
              <w:rPr>
                <w:rStyle w:val="Hyperlink"/>
              </w:rPr>
            </w:rPrChange>
          </w:rPr>
          <w:delText>1 Download the Pre-configured PoT image</w:delText>
        </w:r>
        <w:r w:rsidDel="00916C71">
          <w:rPr>
            <w:webHidden/>
          </w:rPr>
          <w:tab/>
          <w:delText>6</w:delText>
        </w:r>
      </w:del>
    </w:p>
    <w:p w14:paraId="2325FA4E" w14:textId="77777777" w:rsidR="00A450E8" w:rsidDel="00916C71" w:rsidRDefault="00A450E8">
      <w:pPr>
        <w:pStyle w:val="TOC1"/>
        <w:rPr>
          <w:del w:id="120" w:author="ADMINIBM" w:date="2016-04-11T22:20:00Z"/>
          <w:rFonts w:asciiTheme="minorHAnsi" w:eastAsiaTheme="minorEastAsia" w:hAnsiTheme="minorHAnsi" w:cstheme="minorBidi"/>
          <w:b w:val="0"/>
          <w:bCs w:val="0"/>
          <w:caps w:val="0"/>
          <w:sz w:val="22"/>
          <w:szCs w:val="22"/>
        </w:rPr>
      </w:pPr>
      <w:del w:id="121" w:author="ADMINIBM" w:date="2016-04-11T22:20:00Z">
        <w:r w:rsidRPr="00916C71" w:rsidDel="00916C71">
          <w:rPr>
            <w:rFonts w:ascii="Arial" w:hAnsi="Arial"/>
            <w:sz w:val="22"/>
            <w:rPrChange w:id="122" w:author="ADMINIBM" w:date="2016-04-11T22:20:00Z">
              <w:rPr>
                <w:rStyle w:val="Hyperlink"/>
              </w:rPr>
            </w:rPrChange>
          </w:rPr>
          <w:delText>2 Configure the VMWare NAT subnet address</w:delText>
        </w:r>
        <w:r w:rsidDel="00916C71">
          <w:rPr>
            <w:webHidden/>
          </w:rPr>
          <w:tab/>
          <w:delText>7</w:delText>
        </w:r>
      </w:del>
    </w:p>
    <w:p w14:paraId="03004C85" w14:textId="77777777" w:rsidR="00A450E8" w:rsidDel="00916C71" w:rsidRDefault="00A450E8">
      <w:pPr>
        <w:pStyle w:val="TOC1"/>
        <w:rPr>
          <w:del w:id="123" w:author="ADMINIBM" w:date="2016-04-11T22:20:00Z"/>
          <w:rFonts w:asciiTheme="minorHAnsi" w:eastAsiaTheme="minorEastAsia" w:hAnsiTheme="minorHAnsi" w:cstheme="minorBidi"/>
          <w:b w:val="0"/>
          <w:bCs w:val="0"/>
          <w:caps w:val="0"/>
          <w:sz w:val="22"/>
          <w:szCs w:val="22"/>
        </w:rPr>
      </w:pPr>
      <w:del w:id="124" w:author="ADMINIBM" w:date="2016-04-11T22:20:00Z">
        <w:r w:rsidRPr="00916C71" w:rsidDel="00916C71">
          <w:rPr>
            <w:rFonts w:ascii="Arial" w:hAnsi="Arial"/>
            <w:sz w:val="22"/>
            <w:rPrChange w:id="125" w:author="ADMINIBM" w:date="2016-04-11T22:20:00Z">
              <w:rPr>
                <w:rStyle w:val="Hyperlink"/>
              </w:rPr>
            </w:rPrChange>
          </w:rPr>
          <w:delText>3 Import and start the virtual machines</w:delText>
        </w:r>
        <w:r w:rsidDel="00916C71">
          <w:rPr>
            <w:webHidden/>
          </w:rPr>
          <w:tab/>
          <w:delText>9</w:delText>
        </w:r>
      </w:del>
    </w:p>
    <w:p w14:paraId="38ACD9AF" w14:textId="62D0E47B" w:rsidR="00A450E8" w:rsidRPr="00A450E8" w:rsidDel="00916C71" w:rsidRDefault="00A450E8" w:rsidP="00A450E8">
      <w:pPr>
        <w:pStyle w:val="TOC2"/>
        <w:rPr>
          <w:del w:id="126" w:author="ADMINIBM" w:date="2016-04-11T22:20:00Z"/>
          <w:color w:val="0000FF"/>
          <w:sz w:val="22"/>
          <w:u w:val="single"/>
        </w:rPr>
      </w:pPr>
      <w:del w:id="127" w:author="ADMINIBM" w:date="2016-04-11T22:20:00Z">
        <w:r w:rsidRPr="00916C71" w:rsidDel="00916C71">
          <w:rPr>
            <w:sz w:val="22"/>
            <w:shd w:val="clear" w:color="auto" w:fill="FFFFFF"/>
            <w:lang w:val="en-GB"/>
            <w:rPrChange w:id="128" w:author="ADMINIBM" w:date="2016-04-11T22:20:00Z">
              <w:rPr>
                <w:rStyle w:val="Hyperlink"/>
                <w:shd w:val="clear" w:color="auto" w:fill="FFFFFF"/>
                <w:lang w:val="en-GB"/>
              </w:rPr>
            </w:rPrChange>
          </w:rPr>
          <w:delText>Xubuntu</w:delText>
        </w:r>
        <w:r w:rsidDel="00916C71">
          <w:rPr>
            <w:webHidden/>
          </w:rPr>
          <w:tab/>
          <w:delText>9</w:delText>
        </w:r>
      </w:del>
    </w:p>
    <w:p w14:paraId="1440B210" w14:textId="77777777" w:rsidR="00A450E8" w:rsidDel="00916C71" w:rsidRDefault="00A450E8">
      <w:pPr>
        <w:pStyle w:val="TOC2"/>
        <w:rPr>
          <w:del w:id="129" w:author="ADMINIBM" w:date="2016-04-11T22:20:00Z"/>
          <w:rFonts w:asciiTheme="minorHAnsi" w:eastAsiaTheme="minorEastAsia" w:hAnsiTheme="minorHAnsi" w:cstheme="minorBidi"/>
          <w:smallCaps w:val="0"/>
          <w:sz w:val="22"/>
          <w:szCs w:val="22"/>
          <w:lang w:eastAsia="en-US"/>
        </w:rPr>
      </w:pPr>
      <w:del w:id="130" w:author="ADMINIBM" w:date="2016-04-11T22:20:00Z">
        <w:r w:rsidRPr="00916C71" w:rsidDel="00916C71">
          <w:rPr>
            <w:sz w:val="22"/>
            <w:shd w:val="clear" w:color="auto" w:fill="FFFFFF"/>
            <w:lang w:val="en-GB"/>
            <w:rPrChange w:id="131" w:author="ADMINIBM" w:date="2016-04-11T22:20:00Z">
              <w:rPr>
                <w:rStyle w:val="Hyperlink"/>
                <w:shd w:val="clear" w:color="auto" w:fill="FFFFFF"/>
                <w:lang w:val="en-GB"/>
              </w:rPr>
            </w:rPrChange>
          </w:rPr>
          <w:delText>Gateway</w:delText>
        </w:r>
        <w:r w:rsidDel="00916C71">
          <w:rPr>
            <w:webHidden/>
          </w:rPr>
          <w:tab/>
          <w:delText>9</w:delText>
        </w:r>
      </w:del>
    </w:p>
    <w:p w14:paraId="10FBCD1B" w14:textId="77777777" w:rsidR="00A450E8" w:rsidDel="00916C71" w:rsidRDefault="00A450E8">
      <w:pPr>
        <w:pStyle w:val="TOC2"/>
        <w:rPr>
          <w:del w:id="132" w:author="ADMINIBM" w:date="2016-04-11T22:20:00Z"/>
          <w:rFonts w:asciiTheme="minorHAnsi" w:eastAsiaTheme="minorEastAsia" w:hAnsiTheme="minorHAnsi" w:cstheme="minorBidi"/>
          <w:smallCaps w:val="0"/>
          <w:sz w:val="22"/>
          <w:szCs w:val="22"/>
          <w:lang w:eastAsia="en-US"/>
        </w:rPr>
      </w:pPr>
      <w:del w:id="133" w:author="ADMINIBM" w:date="2016-04-11T22:20:00Z">
        <w:r w:rsidRPr="00916C71" w:rsidDel="00916C71">
          <w:rPr>
            <w:sz w:val="22"/>
            <w:shd w:val="clear" w:color="auto" w:fill="FFFFFF"/>
            <w:lang w:val="en-GB"/>
            <w:rPrChange w:id="134" w:author="ADMINIBM" w:date="2016-04-11T22:20:00Z">
              <w:rPr>
                <w:rStyle w:val="Hyperlink"/>
                <w:shd w:val="clear" w:color="auto" w:fill="FFFFFF"/>
                <w:lang w:val="en-GB"/>
              </w:rPr>
            </w:rPrChange>
          </w:rPr>
          <w:delText>Management</w:delText>
        </w:r>
        <w:r w:rsidDel="00916C71">
          <w:rPr>
            <w:webHidden/>
          </w:rPr>
          <w:tab/>
          <w:delText>11</w:delText>
        </w:r>
      </w:del>
    </w:p>
    <w:p w14:paraId="26F84E9D" w14:textId="77777777" w:rsidR="00A450E8" w:rsidDel="00916C71" w:rsidRDefault="00A450E8">
      <w:pPr>
        <w:pStyle w:val="TOC2"/>
        <w:rPr>
          <w:del w:id="135" w:author="ADMINIBM" w:date="2016-04-11T22:20:00Z"/>
          <w:rFonts w:asciiTheme="minorHAnsi" w:eastAsiaTheme="minorEastAsia" w:hAnsiTheme="minorHAnsi" w:cstheme="minorBidi"/>
          <w:smallCaps w:val="0"/>
          <w:sz w:val="22"/>
          <w:szCs w:val="22"/>
          <w:lang w:eastAsia="en-US"/>
        </w:rPr>
      </w:pPr>
      <w:del w:id="136" w:author="ADMINIBM" w:date="2016-04-11T22:20:00Z">
        <w:r w:rsidRPr="00916C71" w:rsidDel="00916C71">
          <w:rPr>
            <w:sz w:val="22"/>
            <w:rPrChange w:id="137" w:author="ADMINIBM" w:date="2016-04-11T22:20:00Z">
              <w:rPr>
                <w:rStyle w:val="Hyperlink"/>
              </w:rPr>
            </w:rPrChange>
          </w:rPr>
          <w:delText>API Connect Portal</w:delText>
        </w:r>
        <w:r w:rsidDel="00916C71">
          <w:rPr>
            <w:webHidden/>
          </w:rPr>
          <w:tab/>
          <w:delText>12</w:delText>
        </w:r>
      </w:del>
    </w:p>
    <w:p w14:paraId="1EECB3A8" w14:textId="77777777" w:rsidR="00A450E8" w:rsidDel="00916C71" w:rsidRDefault="00A450E8">
      <w:pPr>
        <w:pStyle w:val="TOC1"/>
        <w:rPr>
          <w:del w:id="138" w:author="ADMINIBM" w:date="2016-04-11T22:20:00Z"/>
          <w:rFonts w:asciiTheme="minorHAnsi" w:eastAsiaTheme="minorEastAsia" w:hAnsiTheme="minorHAnsi" w:cstheme="minorBidi"/>
          <w:b w:val="0"/>
          <w:bCs w:val="0"/>
          <w:caps w:val="0"/>
          <w:sz w:val="22"/>
          <w:szCs w:val="22"/>
        </w:rPr>
      </w:pPr>
      <w:del w:id="139" w:author="ADMINIBM" w:date="2016-04-11T22:20:00Z">
        <w:r w:rsidRPr="00916C71" w:rsidDel="00916C71">
          <w:rPr>
            <w:rFonts w:ascii="Arial" w:hAnsi="Arial"/>
            <w:sz w:val="22"/>
            <w:lang w:val="en-GB"/>
            <w:rPrChange w:id="140" w:author="ADMINIBM" w:date="2016-04-11T22:20:00Z">
              <w:rPr>
                <w:rStyle w:val="Hyperlink"/>
                <w:lang w:val="en-GB"/>
              </w:rPr>
            </w:rPrChange>
          </w:rPr>
          <w:delText>Appendix A – Installing OVA from scratch</w:delText>
        </w:r>
        <w:r w:rsidDel="00916C71">
          <w:rPr>
            <w:webHidden/>
          </w:rPr>
          <w:tab/>
          <w:delText>14</w:delText>
        </w:r>
      </w:del>
    </w:p>
    <w:p w14:paraId="79B4E69B" w14:textId="77777777" w:rsidR="00A450E8" w:rsidDel="00916C71" w:rsidRDefault="00A450E8">
      <w:pPr>
        <w:pStyle w:val="TOC1"/>
        <w:rPr>
          <w:del w:id="141" w:author="ADMINIBM" w:date="2016-04-11T22:20:00Z"/>
          <w:rFonts w:asciiTheme="minorHAnsi" w:eastAsiaTheme="minorEastAsia" w:hAnsiTheme="minorHAnsi" w:cstheme="minorBidi"/>
          <w:b w:val="0"/>
          <w:bCs w:val="0"/>
          <w:caps w:val="0"/>
          <w:sz w:val="22"/>
          <w:szCs w:val="22"/>
        </w:rPr>
      </w:pPr>
      <w:del w:id="142" w:author="ADMINIBM" w:date="2016-04-11T22:20:00Z">
        <w:r w:rsidRPr="00916C71" w:rsidDel="00916C71">
          <w:rPr>
            <w:rFonts w:ascii="Arial" w:hAnsi="Arial"/>
            <w:sz w:val="22"/>
            <w:lang w:val="en-GB"/>
            <w:rPrChange w:id="143" w:author="ADMINIBM" w:date="2016-04-11T22:20:00Z">
              <w:rPr>
                <w:rStyle w:val="Hyperlink"/>
                <w:lang w:val="en-GB"/>
              </w:rPr>
            </w:rPrChange>
          </w:rPr>
          <w:delText>1 Configure the Gateway appliance</w:delText>
        </w:r>
        <w:r w:rsidDel="00916C71">
          <w:rPr>
            <w:webHidden/>
          </w:rPr>
          <w:tab/>
          <w:delText>15</w:delText>
        </w:r>
      </w:del>
    </w:p>
    <w:p w14:paraId="2BFFB974" w14:textId="77777777" w:rsidR="00A450E8" w:rsidDel="00916C71" w:rsidRDefault="00A450E8">
      <w:pPr>
        <w:pStyle w:val="TOC2"/>
        <w:rPr>
          <w:del w:id="144" w:author="ADMINIBM" w:date="2016-04-11T22:20:00Z"/>
          <w:rFonts w:asciiTheme="minorHAnsi" w:eastAsiaTheme="minorEastAsia" w:hAnsiTheme="minorHAnsi" w:cstheme="minorBidi"/>
          <w:smallCaps w:val="0"/>
          <w:sz w:val="22"/>
          <w:szCs w:val="22"/>
          <w:lang w:eastAsia="en-US"/>
        </w:rPr>
      </w:pPr>
      <w:del w:id="145" w:author="ADMINIBM" w:date="2016-04-11T22:20:00Z">
        <w:r w:rsidRPr="00916C71" w:rsidDel="00916C71">
          <w:rPr>
            <w:sz w:val="22"/>
            <w:lang w:val="en-GB"/>
            <w:rPrChange w:id="146" w:author="ADMINIBM" w:date="2016-04-11T22:20:00Z">
              <w:rPr>
                <w:rStyle w:val="Hyperlink"/>
                <w:lang w:val="en-GB"/>
              </w:rPr>
            </w:rPrChange>
          </w:rPr>
          <w:delText>Install wizard (DataPower IDG v7.5)</w:delText>
        </w:r>
        <w:r w:rsidDel="00916C71">
          <w:rPr>
            <w:webHidden/>
          </w:rPr>
          <w:tab/>
          <w:delText>15</w:delText>
        </w:r>
      </w:del>
    </w:p>
    <w:p w14:paraId="0C7A5569" w14:textId="77777777" w:rsidR="00A450E8" w:rsidDel="00916C71" w:rsidRDefault="00A450E8">
      <w:pPr>
        <w:pStyle w:val="TOC1"/>
        <w:rPr>
          <w:del w:id="147" w:author="ADMINIBM" w:date="2016-04-11T22:20:00Z"/>
          <w:rFonts w:asciiTheme="minorHAnsi" w:eastAsiaTheme="minorEastAsia" w:hAnsiTheme="minorHAnsi" w:cstheme="minorBidi"/>
          <w:b w:val="0"/>
          <w:bCs w:val="0"/>
          <w:caps w:val="0"/>
          <w:sz w:val="22"/>
          <w:szCs w:val="22"/>
        </w:rPr>
      </w:pPr>
      <w:del w:id="148" w:author="ADMINIBM" w:date="2016-04-11T22:20:00Z">
        <w:r w:rsidRPr="00916C71" w:rsidDel="00916C71">
          <w:rPr>
            <w:rFonts w:ascii="Arial" w:hAnsi="Arial"/>
            <w:sz w:val="22"/>
            <w:rPrChange w:id="149" w:author="ADMINIBM" w:date="2016-04-11T22:20:00Z">
              <w:rPr>
                <w:rStyle w:val="Hyperlink"/>
              </w:rPr>
            </w:rPrChange>
          </w:rPr>
          <w:delText>2 Configure the Management appliance</w:delText>
        </w:r>
        <w:r w:rsidDel="00916C71">
          <w:rPr>
            <w:webHidden/>
          </w:rPr>
          <w:tab/>
          <w:delText>19</w:delText>
        </w:r>
      </w:del>
    </w:p>
    <w:p w14:paraId="4C2B4E72" w14:textId="77777777" w:rsidR="00A450E8" w:rsidDel="00916C71" w:rsidRDefault="00A450E8">
      <w:pPr>
        <w:pStyle w:val="TOC1"/>
        <w:rPr>
          <w:del w:id="150" w:author="ADMINIBM" w:date="2016-04-11T22:20:00Z"/>
          <w:rFonts w:asciiTheme="minorHAnsi" w:eastAsiaTheme="minorEastAsia" w:hAnsiTheme="minorHAnsi" w:cstheme="minorBidi"/>
          <w:b w:val="0"/>
          <w:bCs w:val="0"/>
          <w:caps w:val="0"/>
          <w:sz w:val="22"/>
          <w:szCs w:val="22"/>
        </w:rPr>
      </w:pPr>
      <w:del w:id="151" w:author="ADMINIBM" w:date="2016-04-11T22:20:00Z">
        <w:r w:rsidRPr="00916C71" w:rsidDel="00916C71">
          <w:rPr>
            <w:rFonts w:ascii="Arial" w:hAnsi="Arial"/>
            <w:sz w:val="22"/>
            <w:rPrChange w:id="152" w:author="ADMINIBM" w:date="2016-04-11T22:20:00Z">
              <w:rPr>
                <w:rStyle w:val="Hyperlink"/>
              </w:rPr>
            </w:rPrChange>
          </w:rPr>
          <w:delText>3 Configure the API Cloud Management Console</w:delText>
        </w:r>
        <w:r w:rsidDel="00916C71">
          <w:rPr>
            <w:webHidden/>
          </w:rPr>
          <w:tab/>
          <w:delText>21</w:delText>
        </w:r>
      </w:del>
    </w:p>
    <w:p w14:paraId="346D592F" w14:textId="77777777" w:rsidR="00A450E8" w:rsidDel="00916C71" w:rsidRDefault="00A450E8">
      <w:pPr>
        <w:pStyle w:val="TOC1"/>
        <w:rPr>
          <w:del w:id="153" w:author="ADMINIBM" w:date="2016-04-11T22:20:00Z"/>
          <w:rFonts w:asciiTheme="minorHAnsi" w:eastAsiaTheme="minorEastAsia" w:hAnsiTheme="minorHAnsi" w:cstheme="minorBidi"/>
          <w:b w:val="0"/>
          <w:bCs w:val="0"/>
          <w:caps w:val="0"/>
          <w:sz w:val="22"/>
          <w:szCs w:val="22"/>
        </w:rPr>
      </w:pPr>
      <w:del w:id="154" w:author="ADMINIBM" w:date="2016-04-11T22:20:00Z">
        <w:r w:rsidRPr="00916C71" w:rsidDel="00916C71">
          <w:rPr>
            <w:rFonts w:ascii="Arial" w:hAnsi="Arial"/>
            <w:sz w:val="22"/>
            <w:lang w:val="en-GB"/>
            <w:rPrChange w:id="155" w:author="ADMINIBM" w:date="2016-04-11T22:20:00Z">
              <w:rPr>
                <w:rStyle w:val="Hyperlink"/>
                <w:lang w:val="en-GB"/>
              </w:rPr>
            </w:rPrChange>
          </w:rPr>
          <w:delText>4 Create the Provider Organizations</w:delText>
        </w:r>
        <w:r w:rsidDel="00916C71">
          <w:rPr>
            <w:webHidden/>
          </w:rPr>
          <w:tab/>
          <w:delText>30</w:delText>
        </w:r>
      </w:del>
    </w:p>
    <w:p w14:paraId="62033DE2" w14:textId="77777777" w:rsidR="00A450E8" w:rsidDel="00916C71" w:rsidRDefault="00A450E8">
      <w:pPr>
        <w:pStyle w:val="TOC1"/>
        <w:rPr>
          <w:del w:id="156" w:author="ADMINIBM" w:date="2016-04-11T22:20:00Z"/>
          <w:rFonts w:asciiTheme="minorHAnsi" w:eastAsiaTheme="minorEastAsia" w:hAnsiTheme="minorHAnsi" w:cstheme="minorBidi"/>
          <w:b w:val="0"/>
          <w:bCs w:val="0"/>
          <w:caps w:val="0"/>
          <w:sz w:val="22"/>
          <w:szCs w:val="22"/>
        </w:rPr>
      </w:pPr>
      <w:del w:id="157" w:author="ADMINIBM" w:date="2016-04-11T22:20:00Z">
        <w:r w:rsidRPr="00916C71" w:rsidDel="00916C71">
          <w:rPr>
            <w:rFonts w:ascii="Arial" w:hAnsi="Arial"/>
            <w:sz w:val="22"/>
            <w:lang w:val="en-GB"/>
            <w:rPrChange w:id="158" w:author="ADMINIBM" w:date="2016-04-11T22:20:00Z">
              <w:rPr>
                <w:rStyle w:val="Hyperlink"/>
                <w:lang w:val="en-GB"/>
              </w:rPr>
            </w:rPrChange>
          </w:rPr>
          <w:delText>5 Configure the Advanced Developer Portal</w:delText>
        </w:r>
        <w:r w:rsidDel="00916C71">
          <w:rPr>
            <w:webHidden/>
          </w:rPr>
          <w:tab/>
          <w:delText>34</w:delText>
        </w:r>
      </w:del>
    </w:p>
    <w:p w14:paraId="3169F0D4" w14:textId="77777777" w:rsidR="00A450E8" w:rsidDel="00916C71" w:rsidRDefault="00A450E8">
      <w:pPr>
        <w:pStyle w:val="TOC2"/>
        <w:rPr>
          <w:del w:id="159" w:author="ADMINIBM" w:date="2016-04-11T22:20:00Z"/>
          <w:rFonts w:asciiTheme="minorHAnsi" w:eastAsiaTheme="minorEastAsia" w:hAnsiTheme="minorHAnsi" w:cstheme="minorBidi"/>
          <w:smallCaps w:val="0"/>
          <w:sz w:val="22"/>
          <w:szCs w:val="22"/>
          <w:lang w:eastAsia="en-US"/>
        </w:rPr>
      </w:pPr>
      <w:del w:id="160" w:author="ADMINIBM" w:date="2016-04-11T22:20:00Z">
        <w:r w:rsidRPr="00916C71" w:rsidDel="00916C71">
          <w:rPr>
            <w:sz w:val="22"/>
            <w:rPrChange w:id="161" w:author="ADMINIBM" w:date="2016-04-11T22:20:00Z">
              <w:rPr>
                <w:rStyle w:val="Hyperlink"/>
              </w:rPr>
            </w:rPrChange>
          </w:rPr>
          <w:delText>Congratulations!</w:delText>
        </w:r>
        <w:r w:rsidDel="00916C71">
          <w:rPr>
            <w:webHidden/>
          </w:rPr>
          <w:tab/>
          <w:delText>44</w:delText>
        </w:r>
      </w:del>
    </w:p>
    <w:p w14:paraId="4848B3CE" w14:textId="77777777" w:rsidR="00A450E8" w:rsidDel="00916C71" w:rsidRDefault="00A450E8">
      <w:pPr>
        <w:pStyle w:val="TOC1"/>
        <w:rPr>
          <w:del w:id="162" w:author="ADMINIBM" w:date="2016-04-11T22:20:00Z"/>
          <w:rFonts w:asciiTheme="minorHAnsi" w:eastAsiaTheme="minorEastAsia" w:hAnsiTheme="minorHAnsi" w:cstheme="minorBidi"/>
          <w:b w:val="0"/>
          <w:bCs w:val="0"/>
          <w:caps w:val="0"/>
          <w:sz w:val="22"/>
          <w:szCs w:val="22"/>
        </w:rPr>
      </w:pPr>
      <w:del w:id="163" w:author="ADMINIBM" w:date="2016-04-11T22:20:00Z">
        <w:r w:rsidRPr="00916C71" w:rsidDel="00916C71">
          <w:rPr>
            <w:rFonts w:ascii="Arial" w:hAnsi="Arial"/>
            <w:sz w:val="22"/>
            <w:rPrChange w:id="164" w:author="ADMINIBM" w:date="2016-04-11T22:20:00Z">
              <w:rPr>
                <w:rStyle w:val="Hyperlink"/>
              </w:rPr>
            </w:rPrChange>
          </w:rPr>
          <w:delText>Appendix B – VMware networking background information</w:delText>
        </w:r>
        <w:r w:rsidDel="00916C71">
          <w:rPr>
            <w:webHidden/>
          </w:rPr>
          <w:tab/>
          <w:delText>45</w:delText>
        </w:r>
      </w:del>
    </w:p>
    <w:p w14:paraId="2826C7EB" w14:textId="77777777" w:rsidR="00A450E8" w:rsidDel="00916C71" w:rsidRDefault="00A450E8">
      <w:pPr>
        <w:pStyle w:val="TOC2"/>
        <w:rPr>
          <w:del w:id="165" w:author="ADMINIBM" w:date="2016-04-11T22:20:00Z"/>
          <w:rFonts w:asciiTheme="minorHAnsi" w:eastAsiaTheme="minorEastAsia" w:hAnsiTheme="minorHAnsi" w:cstheme="minorBidi"/>
          <w:smallCaps w:val="0"/>
          <w:sz w:val="22"/>
          <w:szCs w:val="22"/>
          <w:lang w:eastAsia="en-US"/>
        </w:rPr>
      </w:pPr>
      <w:del w:id="166" w:author="ADMINIBM" w:date="2016-04-11T22:20:00Z">
        <w:r w:rsidRPr="00916C71" w:rsidDel="00916C71">
          <w:rPr>
            <w:sz w:val="22"/>
            <w:rPrChange w:id="167" w:author="ADMINIBM" w:date="2016-04-11T22:20:00Z">
              <w:rPr>
                <w:rStyle w:val="Hyperlink"/>
              </w:rPr>
            </w:rPrChange>
          </w:rPr>
          <w:delText>Network configuration options</w:delText>
        </w:r>
        <w:r w:rsidDel="00916C71">
          <w:rPr>
            <w:webHidden/>
          </w:rPr>
          <w:tab/>
          <w:delText>45</w:delText>
        </w:r>
      </w:del>
    </w:p>
    <w:p w14:paraId="72D0534A" w14:textId="77777777" w:rsidR="00A450E8" w:rsidDel="00916C71" w:rsidRDefault="00A450E8">
      <w:pPr>
        <w:pStyle w:val="TOC2"/>
        <w:rPr>
          <w:del w:id="168" w:author="ADMINIBM" w:date="2016-04-11T22:20:00Z"/>
          <w:rFonts w:asciiTheme="minorHAnsi" w:eastAsiaTheme="minorEastAsia" w:hAnsiTheme="minorHAnsi" w:cstheme="minorBidi"/>
          <w:smallCaps w:val="0"/>
          <w:sz w:val="22"/>
          <w:szCs w:val="22"/>
          <w:lang w:eastAsia="en-US"/>
        </w:rPr>
      </w:pPr>
      <w:del w:id="169" w:author="ADMINIBM" w:date="2016-04-11T22:20:00Z">
        <w:r w:rsidRPr="00916C71" w:rsidDel="00916C71">
          <w:rPr>
            <w:sz w:val="22"/>
            <w:rPrChange w:id="170" w:author="ADMINIBM" w:date="2016-04-11T22:20:00Z">
              <w:rPr>
                <w:rStyle w:val="Hyperlink"/>
              </w:rPr>
            </w:rPrChange>
          </w:rPr>
          <w:delText>Static IP addresses</w:delText>
        </w:r>
        <w:r w:rsidDel="00916C71">
          <w:rPr>
            <w:webHidden/>
          </w:rPr>
          <w:tab/>
          <w:delText>45</w:delText>
        </w:r>
      </w:del>
    </w:p>
    <w:p w14:paraId="3D1844AE" w14:textId="77777777" w:rsidR="00A450E8" w:rsidDel="00916C71" w:rsidRDefault="00A450E8">
      <w:pPr>
        <w:pStyle w:val="TOC1"/>
        <w:rPr>
          <w:del w:id="171" w:author="ADMINIBM" w:date="2016-04-11T22:20:00Z"/>
          <w:rFonts w:asciiTheme="minorHAnsi" w:eastAsiaTheme="minorEastAsia" w:hAnsiTheme="minorHAnsi" w:cstheme="minorBidi"/>
          <w:b w:val="0"/>
          <w:bCs w:val="0"/>
          <w:caps w:val="0"/>
          <w:sz w:val="22"/>
          <w:szCs w:val="22"/>
        </w:rPr>
      </w:pPr>
      <w:del w:id="172" w:author="ADMINIBM" w:date="2016-04-11T22:20:00Z">
        <w:r w:rsidRPr="00916C71" w:rsidDel="00916C71">
          <w:rPr>
            <w:rFonts w:ascii="Arial" w:hAnsi="Arial"/>
            <w:sz w:val="22"/>
            <w:lang w:val="en-GB"/>
            <w:rPrChange w:id="173" w:author="ADMINIBM" w:date="2016-04-11T22:20:00Z">
              <w:rPr>
                <w:rStyle w:val="Hyperlink"/>
                <w:lang w:val="en-GB"/>
              </w:rPr>
            </w:rPrChange>
          </w:rPr>
          <w:delText>Appendix C - Troubleshooting</w:delText>
        </w:r>
        <w:r w:rsidDel="00916C71">
          <w:rPr>
            <w:webHidden/>
          </w:rPr>
          <w:tab/>
          <w:delText>46</w:delText>
        </w:r>
      </w:del>
    </w:p>
    <w:p w14:paraId="670F985B" w14:textId="77777777" w:rsidR="00A450E8" w:rsidDel="00916C71" w:rsidRDefault="00A450E8">
      <w:pPr>
        <w:pStyle w:val="TOC2"/>
        <w:rPr>
          <w:del w:id="174" w:author="ADMINIBM" w:date="2016-04-11T22:20:00Z"/>
          <w:rFonts w:asciiTheme="minorHAnsi" w:eastAsiaTheme="minorEastAsia" w:hAnsiTheme="minorHAnsi" w:cstheme="minorBidi"/>
          <w:smallCaps w:val="0"/>
          <w:sz w:val="22"/>
          <w:szCs w:val="22"/>
          <w:lang w:eastAsia="en-US"/>
        </w:rPr>
      </w:pPr>
      <w:del w:id="175" w:author="ADMINIBM" w:date="2016-04-11T22:20:00Z">
        <w:r w:rsidRPr="00916C71" w:rsidDel="00916C71">
          <w:rPr>
            <w:sz w:val="22"/>
            <w:shd w:val="clear" w:color="auto" w:fill="FFFFFF"/>
            <w:lang w:val="en-GB"/>
            <w:rPrChange w:id="176" w:author="ADMINIBM" w:date="2016-04-11T22:20:00Z">
              <w:rPr>
                <w:rStyle w:val="Hyperlink"/>
                <w:shd w:val="clear" w:color="auto" w:fill="FFFFFF"/>
                <w:lang w:val="en-GB"/>
              </w:rPr>
            </w:rPrChange>
          </w:rPr>
          <w:delText>Binary translation is incompatible with long mode on this platform. Disabling long mode</w:delText>
        </w:r>
        <w:r w:rsidDel="00916C71">
          <w:rPr>
            <w:webHidden/>
          </w:rPr>
          <w:tab/>
          <w:delText>46</w:delText>
        </w:r>
      </w:del>
    </w:p>
    <w:p w14:paraId="5C54D065" w14:textId="77777777" w:rsidR="00A450E8" w:rsidDel="00916C71" w:rsidRDefault="00A450E8">
      <w:pPr>
        <w:pStyle w:val="TOC2"/>
        <w:rPr>
          <w:del w:id="177" w:author="ADMINIBM" w:date="2016-04-11T22:20:00Z"/>
          <w:rFonts w:asciiTheme="minorHAnsi" w:eastAsiaTheme="minorEastAsia" w:hAnsiTheme="minorHAnsi" w:cstheme="minorBidi"/>
          <w:smallCaps w:val="0"/>
          <w:sz w:val="22"/>
          <w:szCs w:val="22"/>
          <w:lang w:eastAsia="en-US"/>
        </w:rPr>
      </w:pPr>
      <w:del w:id="178" w:author="ADMINIBM" w:date="2016-04-11T22:20:00Z">
        <w:r w:rsidRPr="00916C71" w:rsidDel="00916C71">
          <w:rPr>
            <w:sz w:val="22"/>
            <w:rPrChange w:id="179" w:author="ADMINIBM" w:date="2016-04-11T22:20:00Z">
              <w:rPr>
                <w:rStyle w:val="Hyperlink"/>
              </w:rPr>
            </w:rPrChange>
          </w:rPr>
          <w:delText>Handy Command Line Interface commands</w:delText>
        </w:r>
        <w:r w:rsidDel="00916C71">
          <w:rPr>
            <w:webHidden/>
          </w:rPr>
          <w:tab/>
          <w:delText>46</w:delText>
        </w:r>
      </w:del>
    </w:p>
    <w:p w14:paraId="3CCB9DC4" w14:textId="77777777" w:rsidR="00A450E8" w:rsidDel="00916C71" w:rsidRDefault="00A450E8">
      <w:pPr>
        <w:pStyle w:val="TOC1"/>
        <w:rPr>
          <w:del w:id="180" w:author="ADMINIBM" w:date="2016-04-11T22:20:00Z"/>
          <w:rFonts w:asciiTheme="minorHAnsi" w:eastAsiaTheme="minorEastAsia" w:hAnsiTheme="minorHAnsi" w:cstheme="minorBidi"/>
          <w:b w:val="0"/>
          <w:bCs w:val="0"/>
          <w:caps w:val="0"/>
          <w:sz w:val="22"/>
          <w:szCs w:val="22"/>
        </w:rPr>
      </w:pPr>
      <w:del w:id="181" w:author="ADMINIBM" w:date="2016-04-11T22:20:00Z">
        <w:r w:rsidRPr="00916C71" w:rsidDel="00916C71">
          <w:rPr>
            <w:rFonts w:ascii="Arial" w:hAnsi="Arial"/>
            <w:sz w:val="22"/>
            <w:rPrChange w:id="182" w:author="ADMINIBM" w:date="2016-04-11T22:20:00Z">
              <w:rPr>
                <w:rStyle w:val="Hyperlink"/>
              </w:rPr>
            </w:rPrChange>
          </w:rPr>
          <w:delText>Appendix D - Startup procedures and optional steps to make things easier</w:delText>
        </w:r>
        <w:r w:rsidDel="00916C71">
          <w:rPr>
            <w:webHidden/>
          </w:rPr>
          <w:tab/>
          <w:delText>47</w:delText>
        </w:r>
      </w:del>
    </w:p>
    <w:p w14:paraId="6A703155" w14:textId="77777777" w:rsidR="00A450E8" w:rsidDel="00916C71" w:rsidRDefault="00A450E8">
      <w:pPr>
        <w:pStyle w:val="TOC1"/>
        <w:rPr>
          <w:del w:id="183" w:author="ADMINIBM" w:date="2016-04-11T22:20:00Z"/>
          <w:rFonts w:asciiTheme="minorHAnsi" w:eastAsiaTheme="minorEastAsia" w:hAnsiTheme="minorHAnsi" w:cstheme="minorBidi"/>
          <w:b w:val="0"/>
          <w:bCs w:val="0"/>
          <w:caps w:val="0"/>
          <w:sz w:val="22"/>
          <w:szCs w:val="22"/>
        </w:rPr>
      </w:pPr>
      <w:del w:id="184" w:author="ADMINIBM" w:date="2016-04-11T22:20:00Z">
        <w:r w:rsidRPr="00916C71" w:rsidDel="00916C71">
          <w:rPr>
            <w:rFonts w:ascii="Arial" w:hAnsi="Arial"/>
            <w:sz w:val="22"/>
            <w:rPrChange w:id="185" w:author="ADMINIBM" w:date="2016-04-11T22:20:00Z">
              <w:rPr>
                <w:rStyle w:val="Hyperlink"/>
              </w:rPr>
            </w:rPrChange>
          </w:rPr>
          <w:delText>Appendix E - Enable the Windows host NTP service (optional)</w:delText>
        </w:r>
        <w:r w:rsidDel="00916C71">
          <w:rPr>
            <w:webHidden/>
          </w:rPr>
          <w:tab/>
          <w:delText>49</w:delText>
        </w:r>
      </w:del>
    </w:p>
    <w:p w14:paraId="75F714D0" w14:textId="77777777" w:rsidR="00A769D5" w:rsidRPr="00243A42" w:rsidRDefault="00AA6AEF" w:rsidP="00BA6D85">
      <w:pPr>
        <w:pStyle w:val="StepListContinued-nonumber"/>
        <w:rPr>
          <w:rFonts w:eastAsia="SimSun" w:cs="Arial"/>
          <w:noProof/>
        </w:rPr>
      </w:pPr>
      <w:r w:rsidRPr="00243A42">
        <w:rPr>
          <w:rFonts w:eastAsia="SimSun" w:cs="Arial"/>
          <w:smallCaps/>
          <w:noProof/>
          <w:lang w:eastAsia="zh-CN"/>
        </w:rPr>
        <w:fldChar w:fldCharType="end"/>
      </w:r>
    </w:p>
    <w:p w14:paraId="22E67191" w14:textId="77777777" w:rsidR="00C019DC" w:rsidRPr="00243A42" w:rsidRDefault="00C019DC" w:rsidP="00BA6D85">
      <w:pPr>
        <w:pStyle w:val="StepListContinued-nonumber"/>
        <w:rPr>
          <w:rFonts w:cs="Arial"/>
        </w:rPr>
      </w:pPr>
    </w:p>
    <w:p w14:paraId="7D9F80D8" w14:textId="77777777" w:rsidR="00C019DC" w:rsidRPr="00243A42" w:rsidRDefault="00C019DC" w:rsidP="00BA6D85">
      <w:pPr>
        <w:pStyle w:val="StepListContinued-nonumber"/>
        <w:rPr>
          <w:rFonts w:cs="Arial"/>
        </w:rPr>
        <w:sectPr w:rsidR="00C019DC" w:rsidRPr="00243A42" w:rsidSect="005E7662">
          <w:headerReference w:type="even" r:id="rId11"/>
          <w:headerReference w:type="default" r:id="rId12"/>
          <w:footerReference w:type="default" r:id="rId13"/>
          <w:pgSz w:w="12240" w:h="15840" w:code="1"/>
          <w:pgMar w:top="1440" w:right="1008" w:bottom="1440" w:left="1008" w:header="432" w:footer="720" w:gutter="0"/>
          <w:cols w:space="720"/>
          <w:docGrid w:linePitch="360"/>
        </w:sectPr>
      </w:pPr>
    </w:p>
    <w:p w14:paraId="6B1ECF02" w14:textId="77777777" w:rsidR="00AA6AEF" w:rsidRPr="00243A42" w:rsidRDefault="00AA6AEF" w:rsidP="009606AF">
      <w:pPr>
        <w:pStyle w:val="Heading4"/>
      </w:pPr>
      <w:bookmarkStart w:id="186" w:name="_Toc222660195"/>
      <w:bookmarkStart w:id="187" w:name="_Toc226454978"/>
      <w:bookmarkStart w:id="188" w:name="_Toc248573242"/>
      <w:bookmarkStart w:id="189" w:name="_Toc448176537"/>
      <w:bookmarkEnd w:id="0"/>
      <w:bookmarkEnd w:id="1"/>
      <w:bookmarkEnd w:id="2"/>
      <w:bookmarkEnd w:id="3"/>
      <w:bookmarkEnd w:id="4"/>
      <w:bookmarkEnd w:id="5"/>
      <w:r w:rsidRPr="00243A42">
        <w:lastRenderedPageBreak/>
        <w:t>TEC Setup instructions</w:t>
      </w:r>
      <w:bookmarkEnd w:id="186"/>
      <w:bookmarkEnd w:id="187"/>
      <w:bookmarkEnd w:id="188"/>
      <w:bookmarkEnd w:id="189"/>
    </w:p>
    <w:p w14:paraId="17F87957" w14:textId="77777777" w:rsidR="00650291" w:rsidRDefault="00650291" w:rsidP="0016221A">
      <w:pPr>
        <w:pStyle w:val="Heading5"/>
      </w:pPr>
      <w:bookmarkStart w:id="190" w:name="_Toc222660196"/>
      <w:bookmarkStart w:id="191" w:name="_Toc226454979"/>
      <w:bookmarkStart w:id="192" w:name="_Toc248573243"/>
      <w:bookmarkStart w:id="193" w:name="_Toc448176538"/>
      <w:r>
        <w:t>Who should be using this document?</w:t>
      </w:r>
      <w:bookmarkEnd w:id="193"/>
    </w:p>
    <w:p w14:paraId="3253AA97" w14:textId="2FC10252" w:rsidR="00650291" w:rsidRDefault="003D14ED" w:rsidP="00650291">
      <w:pPr>
        <w:rPr>
          <w:lang w:eastAsia="zh-CN"/>
        </w:rPr>
      </w:pPr>
      <w:r>
        <w:rPr>
          <w:lang w:eastAsia="zh-CN"/>
        </w:rPr>
        <w:t xml:space="preserve">The first section of this document should be used by technical sellers who need to set up a PoT </w:t>
      </w:r>
      <w:r w:rsidR="00CD0583">
        <w:rPr>
          <w:lang w:eastAsia="zh-CN"/>
        </w:rPr>
        <w:t xml:space="preserve">pre-configured </w:t>
      </w:r>
      <w:r>
        <w:rPr>
          <w:lang w:eastAsia="zh-CN"/>
        </w:rPr>
        <w:t xml:space="preserve">environment. The </w:t>
      </w:r>
      <w:r w:rsidR="00AD28F8">
        <w:rPr>
          <w:lang w:eastAsia="zh-CN"/>
        </w:rPr>
        <w:t xml:space="preserve">Appendix section of this document describes the installation </w:t>
      </w:r>
      <w:r w:rsidR="00650291">
        <w:rPr>
          <w:lang w:eastAsia="zh-CN"/>
        </w:rPr>
        <w:t>method</w:t>
      </w:r>
      <w:r w:rsidR="00AD28F8">
        <w:rPr>
          <w:lang w:eastAsia="zh-CN"/>
        </w:rPr>
        <w:t xml:space="preserve"> and</w:t>
      </w:r>
      <w:r w:rsidR="00650291">
        <w:rPr>
          <w:lang w:eastAsia="zh-CN"/>
        </w:rPr>
        <w:t xml:space="preserve"> should only be used by technical sellers who</w:t>
      </w:r>
      <w:r w:rsidR="00AD28F8">
        <w:rPr>
          <w:lang w:eastAsia="zh-CN"/>
        </w:rPr>
        <w:t xml:space="preserve"> need to create </w:t>
      </w:r>
      <w:r w:rsidR="00CA14ED">
        <w:rPr>
          <w:lang w:eastAsia="zh-CN"/>
        </w:rPr>
        <w:t>a Po</w:t>
      </w:r>
      <w:r w:rsidR="00650291">
        <w:rPr>
          <w:lang w:eastAsia="zh-CN"/>
        </w:rPr>
        <w:t>T environment from</w:t>
      </w:r>
      <w:r w:rsidR="00CD0583">
        <w:rPr>
          <w:lang w:eastAsia="zh-CN"/>
        </w:rPr>
        <w:t xml:space="preserve"> scratch</w:t>
      </w:r>
      <w:r w:rsidR="00650291">
        <w:rPr>
          <w:lang w:eastAsia="zh-CN"/>
        </w:rPr>
        <w:t>.  Generally, these are the circumstances when this is required:</w:t>
      </w:r>
    </w:p>
    <w:p w14:paraId="4EC42E3C" w14:textId="77777777" w:rsidR="00650291" w:rsidRDefault="00650291" w:rsidP="00774CC5">
      <w:pPr>
        <w:numPr>
          <w:ilvl w:val="0"/>
          <w:numId w:val="29"/>
        </w:numPr>
        <w:autoSpaceDE w:val="0"/>
        <w:autoSpaceDN w:val="0"/>
        <w:adjustRightInd w:val="0"/>
        <w:spacing w:before="0" w:after="0"/>
        <w:ind w:left="720" w:hanging="360"/>
        <w:rPr>
          <w:rFonts w:ascii="Helv" w:hAnsi="Helv" w:cs="Helv"/>
          <w:color w:val="000000"/>
          <w:sz w:val="20"/>
          <w:szCs w:val="20"/>
        </w:rPr>
      </w:pPr>
      <w:r>
        <w:rPr>
          <w:rFonts w:ascii="Helv" w:hAnsi="Helv" w:cs="Helv"/>
          <w:color w:val="000000"/>
          <w:sz w:val="20"/>
          <w:szCs w:val="20"/>
        </w:rPr>
        <w:t>business controls dictate a need for a licensed version of the code with click-through agreements in the software access catalog so that participants can keep the environment after the PoT session</w:t>
      </w:r>
    </w:p>
    <w:p w14:paraId="572E834B" w14:textId="77777777" w:rsidR="00650291" w:rsidRDefault="00650291" w:rsidP="00774CC5">
      <w:pPr>
        <w:numPr>
          <w:ilvl w:val="0"/>
          <w:numId w:val="29"/>
        </w:numPr>
        <w:autoSpaceDE w:val="0"/>
        <w:autoSpaceDN w:val="0"/>
        <w:adjustRightInd w:val="0"/>
        <w:spacing w:before="0" w:after="0"/>
        <w:ind w:left="720" w:hanging="360"/>
        <w:rPr>
          <w:rFonts w:ascii="Helv" w:hAnsi="Helv" w:cs="Helv"/>
          <w:color w:val="000000"/>
          <w:sz w:val="20"/>
          <w:szCs w:val="20"/>
        </w:rPr>
      </w:pPr>
      <w:r>
        <w:rPr>
          <w:rFonts w:ascii="Helv" w:hAnsi="Helv" w:cs="Helv"/>
          <w:color w:val="000000"/>
          <w:sz w:val="20"/>
          <w:szCs w:val="20"/>
        </w:rPr>
        <w:t>participants need to understand how to set up the on-premise environment for services engagements and to conduct PoCs and demos</w:t>
      </w:r>
    </w:p>
    <w:p w14:paraId="2E6FC9BC" w14:textId="79786F7F" w:rsidR="00650291" w:rsidRDefault="00650291" w:rsidP="00774CC5">
      <w:pPr>
        <w:numPr>
          <w:ilvl w:val="0"/>
          <w:numId w:val="29"/>
        </w:numPr>
        <w:autoSpaceDE w:val="0"/>
        <w:autoSpaceDN w:val="0"/>
        <w:adjustRightInd w:val="0"/>
        <w:spacing w:before="0" w:after="0"/>
        <w:ind w:left="720" w:hanging="360"/>
        <w:rPr>
          <w:rFonts w:ascii="Helv" w:hAnsi="Helv" w:cs="Helv"/>
          <w:color w:val="000000"/>
          <w:sz w:val="20"/>
          <w:szCs w:val="20"/>
        </w:rPr>
      </w:pPr>
      <w:r>
        <w:rPr>
          <w:rFonts w:ascii="Helv" w:hAnsi="Helv" w:cs="Helv"/>
          <w:color w:val="000000"/>
          <w:sz w:val="20"/>
          <w:szCs w:val="20"/>
        </w:rPr>
        <w:t>participants need to learn how to create organizations</w:t>
      </w:r>
      <w:r w:rsidR="00CA14ED">
        <w:rPr>
          <w:rFonts w:ascii="Helv" w:hAnsi="Helv" w:cs="Helv"/>
          <w:color w:val="000000"/>
          <w:sz w:val="20"/>
          <w:szCs w:val="20"/>
        </w:rPr>
        <w:t xml:space="preserve"> and environments</w:t>
      </w:r>
    </w:p>
    <w:p w14:paraId="437E6CDA" w14:textId="77777777" w:rsidR="00AA6AEF" w:rsidRPr="00243A42" w:rsidRDefault="00AA6AEF" w:rsidP="0016221A">
      <w:pPr>
        <w:pStyle w:val="Heading5"/>
      </w:pPr>
      <w:bookmarkStart w:id="194" w:name="_Toc448176539"/>
      <w:r w:rsidRPr="00243A42">
        <w:t>Hardware Requirements</w:t>
      </w:r>
      <w:bookmarkEnd w:id="190"/>
      <w:bookmarkEnd w:id="191"/>
      <w:bookmarkEnd w:id="192"/>
      <w:bookmarkEnd w:id="194"/>
    </w:p>
    <w:p w14:paraId="6422B7D2" w14:textId="77777777" w:rsidR="00AA6AEF" w:rsidRPr="00243A42" w:rsidRDefault="00AA6AEF" w:rsidP="00AA6AEF">
      <w:pPr>
        <w:pStyle w:val="BodyText"/>
        <w:rPr>
          <w:rFonts w:cs="Arial"/>
        </w:rPr>
      </w:pPr>
      <w:r w:rsidRPr="00243A42">
        <w:rPr>
          <w:rFonts w:cs="Arial"/>
        </w:rPr>
        <w:t xml:space="preserve">For </w:t>
      </w:r>
      <w:r w:rsidRPr="00243A42">
        <w:rPr>
          <w:rFonts w:cs="Arial"/>
          <w:b/>
          <w:bCs/>
        </w:rPr>
        <w:t>each participant</w:t>
      </w:r>
      <w:r w:rsidRPr="00243A42">
        <w:rPr>
          <w:rFonts w:cs="Arial"/>
        </w:rPr>
        <w:t xml:space="preserve"> you need a minimum of: </w:t>
      </w:r>
    </w:p>
    <w:p w14:paraId="22F2CEDB" w14:textId="77777777" w:rsidR="00AA6AEF" w:rsidRPr="00243A42" w:rsidRDefault="00AA6AEF" w:rsidP="00E52FD6">
      <w:pPr>
        <w:pStyle w:val="ListBullet"/>
        <w:rPr>
          <w:rFonts w:cs="Arial"/>
        </w:rPr>
      </w:pPr>
      <w:r w:rsidRPr="00243A42">
        <w:rPr>
          <w:rFonts w:cs="Arial"/>
        </w:rPr>
        <w:t>An Intel™ or compatible system consisting of the following components:</w:t>
      </w:r>
    </w:p>
    <w:p w14:paraId="57F659AF" w14:textId="77777777" w:rsidR="00AA6AEF" w:rsidRPr="00243A42" w:rsidRDefault="00AA6AEF" w:rsidP="00E52FD6">
      <w:pPr>
        <w:pStyle w:val="ListBullet2"/>
        <w:rPr>
          <w:rFonts w:cs="Arial"/>
        </w:rPr>
      </w:pPr>
      <w:r w:rsidRPr="00243A42">
        <w:rPr>
          <w:rFonts w:cs="Arial"/>
        </w:rPr>
        <w:t>1.6 GHz or greater processor</w:t>
      </w:r>
    </w:p>
    <w:p w14:paraId="20DB7C45" w14:textId="77777777" w:rsidR="00AA6AEF" w:rsidRPr="00243A42" w:rsidRDefault="00E52FD6" w:rsidP="00E52FD6">
      <w:pPr>
        <w:pStyle w:val="ListBullet2"/>
        <w:rPr>
          <w:rFonts w:cs="Arial"/>
        </w:rPr>
      </w:pPr>
      <w:r w:rsidRPr="00243A42">
        <w:rPr>
          <w:rFonts w:cs="Arial"/>
        </w:rPr>
        <w:t>25 GB Hard</w:t>
      </w:r>
    </w:p>
    <w:p w14:paraId="1F3B39E9" w14:textId="77777777" w:rsidR="00AA6AEF" w:rsidRPr="00243A42" w:rsidRDefault="00E52FD6" w:rsidP="00E52FD6">
      <w:pPr>
        <w:pStyle w:val="ListBullet2"/>
        <w:rPr>
          <w:rFonts w:cs="Arial"/>
        </w:rPr>
      </w:pPr>
      <w:r w:rsidRPr="00243A42">
        <w:rPr>
          <w:rFonts w:cs="Arial"/>
        </w:rPr>
        <w:t>1</w:t>
      </w:r>
      <w:r w:rsidR="00AA6AEF" w:rsidRPr="00243A42">
        <w:rPr>
          <w:rFonts w:cs="Arial"/>
        </w:rPr>
        <w:t xml:space="preserve">2 </w:t>
      </w:r>
      <w:r w:rsidRPr="00243A42">
        <w:rPr>
          <w:rFonts w:cs="Arial"/>
        </w:rPr>
        <w:t xml:space="preserve">to 16 </w:t>
      </w:r>
      <w:r w:rsidR="00AA6AEF" w:rsidRPr="00243A42">
        <w:rPr>
          <w:rFonts w:cs="Arial"/>
        </w:rPr>
        <w:t>GB core host RAM (1.4GB dedicated to image at runtime)</w:t>
      </w:r>
    </w:p>
    <w:p w14:paraId="3E296720" w14:textId="77777777" w:rsidR="00AA6AEF" w:rsidRPr="00243A42" w:rsidRDefault="00AA6AEF" w:rsidP="00E52FD6">
      <w:pPr>
        <w:pStyle w:val="ListBullet2"/>
        <w:rPr>
          <w:rFonts w:cs="Arial"/>
        </w:rPr>
      </w:pPr>
      <w:r w:rsidRPr="00243A42">
        <w:rPr>
          <w:rFonts w:cs="Arial"/>
        </w:rPr>
        <w:t>Keyboard</w:t>
      </w:r>
    </w:p>
    <w:p w14:paraId="55661B67" w14:textId="77777777" w:rsidR="00AA6AEF" w:rsidRPr="00243A42" w:rsidRDefault="00AA6AEF" w:rsidP="00E52FD6">
      <w:pPr>
        <w:pStyle w:val="ListBullet2"/>
        <w:rPr>
          <w:rFonts w:cs="Arial"/>
        </w:rPr>
      </w:pPr>
      <w:r w:rsidRPr="00243A42">
        <w:rPr>
          <w:rFonts w:cs="Arial"/>
        </w:rPr>
        <w:t>Mouse</w:t>
      </w:r>
    </w:p>
    <w:p w14:paraId="49362405" w14:textId="77777777" w:rsidR="00AA6AEF" w:rsidRPr="00243A42" w:rsidRDefault="00AA6AEF" w:rsidP="00E52FD6">
      <w:pPr>
        <w:pStyle w:val="ListBullet2"/>
        <w:rPr>
          <w:rFonts w:cs="Arial"/>
        </w:rPr>
      </w:pPr>
      <w:r w:rsidRPr="00243A42">
        <w:rPr>
          <w:rFonts w:cs="Arial"/>
        </w:rPr>
        <w:t>Display (image set to 1024x768)</w:t>
      </w:r>
    </w:p>
    <w:p w14:paraId="3D10B958" w14:textId="77777777" w:rsidR="00AA6AEF" w:rsidRPr="00243A42" w:rsidRDefault="00AA6AEF" w:rsidP="00E52FD6">
      <w:pPr>
        <w:pStyle w:val="ListBullet2"/>
        <w:rPr>
          <w:rFonts w:cs="Arial"/>
        </w:rPr>
      </w:pPr>
      <w:r w:rsidRPr="00243A42">
        <w:rPr>
          <w:rFonts w:cs="Arial"/>
        </w:rPr>
        <w:t>Network adapter (not needed at this time)</w:t>
      </w:r>
    </w:p>
    <w:p w14:paraId="45A34387" w14:textId="77777777" w:rsidR="00AA6AEF" w:rsidRPr="00243A42" w:rsidRDefault="000A3396" w:rsidP="0016221A">
      <w:pPr>
        <w:pStyle w:val="Heading5"/>
      </w:pPr>
      <w:bookmarkStart w:id="195" w:name="_Toc448176540"/>
      <w:r w:rsidRPr="00243A42">
        <w:t>System requirements</w:t>
      </w:r>
      <w:bookmarkEnd w:id="195"/>
    </w:p>
    <w:p w14:paraId="236274BA" w14:textId="64691F25" w:rsidR="00AA12AD" w:rsidRPr="00243A42" w:rsidRDefault="00AA12AD" w:rsidP="00AA12AD">
      <w:pPr>
        <w:rPr>
          <w:rFonts w:cs="Arial"/>
        </w:rPr>
      </w:pPr>
      <w:bookmarkStart w:id="196" w:name="_Toc222660198"/>
      <w:bookmarkStart w:id="197" w:name="_Toc226454981"/>
      <w:bookmarkStart w:id="198" w:name="_Toc248573245"/>
      <w:r w:rsidRPr="00243A42">
        <w:rPr>
          <w:rFonts w:cs="Arial"/>
        </w:rPr>
        <w:t xml:space="preserve">IBM API </w:t>
      </w:r>
      <w:r w:rsidR="000932A8">
        <w:rPr>
          <w:rFonts w:cs="Arial"/>
        </w:rPr>
        <w:t>Connect</w:t>
      </w:r>
      <w:r w:rsidRPr="00243A42">
        <w:rPr>
          <w:rFonts w:cs="Arial"/>
        </w:rPr>
        <w:t xml:space="preserve"> virtual appliances are supported in three hosting environments: VMware, Xen</w:t>
      </w:r>
      <w:r>
        <w:rPr>
          <w:rFonts w:cs="Arial"/>
        </w:rPr>
        <w:t>,</w:t>
      </w:r>
      <w:r w:rsidRPr="00243A42">
        <w:rPr>
          <w:rFonts w:cs="Arial"/>
        </w:rPr>
        <w:t xml:space="preserve"> and IBM PureApplica</w:t>
      </w:r>
      <w:r>
        <w:rPr>
          <w:rFonts w:cs="Arial"/>
        </w:rPr>
        <w:t>tion Systems</w:t>
      </w:r>
      <w:r w:rsidRPr="00243A42">
        <w:rPr>
          <w:rFonts w:cs="Arial"/>
        </w:rPr>
        <w:t>.  It is also possible to use physical appliances for the gateway servers.  These instructions use virtual appliances in VMware.</w:t>
      </w:r>
    </w:p>
    <w:p w14:paraId="1324BF84" w14:textId="77777777" w:rsidR="00AA12AD" w:rsidRPr="00243A42" w:rsidRDefault="00AA12AD" w:rsidP="00AA12AD">
      <w:pPr>
        <w:rPr>
          <w:rFonts w:cs="Arial"/>
        </w:rPr>
      </w:pPr>
      <w:r>
        <w:rPr>
          <w:rFonts w:cs="Arial"/>
        </w:rPr>
        <w:t xml:space="preserve">IBM API Management requires three appliances (gateway, </w:t>
      </w:r>
      <w:r w:rsidRPr="00243A42">
        <w:rPr>
          <w:rFonts w:cs="Arial"/>
        </w:rPr>
        <w:t>management</w:t>
      </w:r>
      <w:r>
        <w:rPr>
          <w:rFonts w:cs="Arial"/>
        </w:rPr>
        <w:t xml:space="preserve"> and advanced portal</w:t>
      </w:r>
      <w:r w:rsidRPr="00243A42">
        <w:rPr>
          <w:rFonts w:cs="Arial"/>
        </w:rPr>
        <w:t>). Each of these appliances requires 4GB of RAM, so a machine with at least 12GB of RAM is recommended to leave capacity for other applications.</w:t>
      </w:r>
      <w:r>
        <w:rPr>
          <w:rFonts w:cs="Arial"/>
        </w:rPr>
        <w:t xml:space="preserve">  </w:t>
      </w:r>
    </w:p>
    <w:p w14:paraId="03D3EA6C" w14:textId="77777777" w:rsidR="00AA12AD" w:rsidRPr="00243A42" w:rsidRDefault="00AA12AD" w:rsidP="00AA12AD">
      <w:pPr>
        <w:rPr>
          <w:rFonts w:cs="Arial"/>
        </w:rPr>
      </w:pPr>
      <w:r w:rsidRPr="00243A42">
        <w:rPr>
          <w:rFonts w:cs="Arial"/>
        </w:rPr>
        <w:t>Ins</w:t>
      </w:r>
      <w:r>
        <w:rPr>
          <w:rFonts w:cs="Arial"/>
        </w:rPr>
        <w:t>tallation can be achieved with 16</w:t>
      </w:r>
      <w:r w:rsidRPr="00243A42">
        <w:rPr>
          <w:rFonts w:cs="Arial"/>
        </w:rPr>
        <w:t xml:space="preserve">GB of RAM if you reduce the RAM allocated to each image in VMware.  This has been tested with the following settings: </w:t>
      </w:r>
    </w:p>
    <w:p w14:paraId="73D4DEF0" w14:textId="77777777" w:rsidR="00AA12AD" w:rsidRPr="00243A42" w:rsidRDefault="00AA12AD" w:rsidP="006077F6">
      <w:pPr>
        <w:pStyle w:val="ListParagraph"/>
        <w:numPr>
          <w:ilvl w:val="0"/>
          <w:numId w:val="22"/>
        </w:numPr>
        <w:rPr>
          <w:rFonts w:ascii="Arial" w:hAnsi="Arial" w:cs="Arial"/>
        </w:rPr>
      </w:pPr>
      <w:r>
        <w:rPr>
          <w:rFonts w:ascii="Arial" w:hAnsi="Arial" w:cs="Arial"/>
        </w:rPr>
        <w:t>Gateway server: 4</w:t>
      </w:r>
      <w:r w:rsidRPr="00243A42">
        <w:rPr>
          <w:rFonts w:ascii="Arial" w:hAnsi="Arial" w:cs="Arial"/>
        </w:rPr>
        <w:t>GB RAM</w:t>
      </w:r>
    </w:p>
    <w:p w14:paraId="487995BF" w14:textId="77777777" w:rsidR="00AA12AD" w:rsidRDefault="00AA12AD" w:rsidP="006077F6">
      <w:pPr>
        <w:pStyle w:val="ListParagraph"/>
        <w:numPr>
          <w:ilvl w:val="0"/>
          <w:numId w:val="22"/>
        </w:numPr>
        <w:rPr>
          <w:rFonts w:ascii="Arial" w:hAnsi="Arial" w:cs="Arial"/>
        </w:rPr>
      </w:pPr>
      <w:r>
        <w:rPr>
          <w:rFonts w:ascii="Arial" w:hAnsi="Arial" w:cs="Arial"/>
        </w:rPr>
        <w:t>Management server: 4</w:t>
      </w:r>
      <w:r w:rsidRPr="00243A42">
        <w:rPr>
          <w:rFonts w:ascii="Arial" w:hAnsi="Arial" w:cs="Arial"/>
        </w:rPr>
        <w:t>GB RAM</w:t>
      </w:r>
    </w:p>
    <w:p w14:paraId="7B72A443" w14:textId="77777777" w:rsidR="00AA12AD" w:rsidRPr="00243A42" w:rsidRDefault="00AA12AD" w:rsidP="006077F6">
      <w:pPr>
        <w:pStyle w:val="ListParagraph"/>
        <w:numPr>
          <w:ilvl w:val="0"/>
          <w:numId w:val="22"/>
        </w:numPr>
        <w:rPr>
          <w:rFonts w:ascii="Arial" w:hAnsi="Arial" w:cs="Arial"/>
        </w:rPr>
      </w:pPr>
      <w:r>
        <w:rPr>
          <w:rFonts w:ascii="Arial" w:hAnsi="Arial" w:cs="Arial"/>
        </w:rPr>
        <w:t>Portal: 2GB of RAM</w:t>
      </w:r>
    </w:p>
    <w:p w14:paraId="7814A369" w14:textId="77777777" w:rsidR="00AA12AD" w:rsidRPr="00243A42" w:rsidRDefault="00AA12AD" w:rsidP="006077F6">
      <w:pPr>
        <w:pStyle w:val="ListParagraph"/>
        <w:numPr>
          <w:ilvl w:val="0"/>
          <w:numId w:val="22"/>
        </w:numPr>
        <w:rPr>
          <w:rFonts w:ascii="Arial" w:hAnsi="Arial" w:cs="Arial"/>
        </w:rPr>
      </w:pPr>
      <w:r w:rsidRPr="00243A42">
        <w:rPr>
          <w:rFonts w:ascii="Arial" w:hAnsi="Arial" w:cs="Arial"/>
        </w:rPr>
        <w:lastRenderedPageBreak/>
        <w:t>1 CPUs and 2 cores per CPU on each virtual machine</w:t>
      </w:r>
    </w:p>
    <w:p w14:paraId="4ACDE3C3" w14:textId="77777777" w:rsidR="00AA12AD" w:rsidRPr="00243A42" w:rsidRDefault="00AA12AD" w:rsidP="00AA12AD">
      <w:pPr>
        <w:rPr>
          <w:rFonts w:cs="Arial"/>
        </w:rPr>
      </w:pPr>
      <w:r w:rsidRPr="00243A42">
        <w:rPr>
          <w:rFonts w:cs="Arial"/>
        </w:rPr>
        <w:t>In production, you would scale to use more than one of each appliance; however one of each appliance is sufficient for a demo cloud.</w:t>
      </w:r>
    </w:p>
    <w:p w14:paraId="5165295D" w14:textId="77777777" w:rsidR="00AA6AEF" w:rsidRPr="00243A42" w:rsidRDefault="00AA6AEF" w:rsidP="0016221A">
      <w:pPr>
        <w:pStyle w:val="Heading5"/>
      </w:pPr>
      <w:bookmarkStart w:id="199" w:name="_Toc448176541"/>
      <w:r w:rsidRPr="00243A42">
        <w:t>Connectivity requirements</w:t>
      </w:r>
      <w:bookmarkEnd w:id="196"/>
      <w:bookmarkEnd w:id="197"/>
      <w:bookmarkEnd w:id="198"/>
      <w:bookmarkEnd w:id="199"/>
    </w:p>
    <w:p w14:paraId="30F0C40E" w14:textId="29A250E8" w:rsidR="00AA12AD" w:rsidRDefault="00AA12AD" w:rsidP="00AA12AD">
      <w:bookmarkStart w:id="200" w:name="_Toc222660199"/>
      <w:bookmarkStart w:id="201" w:name="_Toc226454982"/>
      <w:bookmarkStart w:id="202" w:name="_Toc248573246"/>
      <w:r>
        <w:t xml:space="preserve">There are two </w:t>
      </w:r>
      <w:r w:rsidR="008F05C2">
        <w:t xml:space="preserve">network </w:t>
      </w:r>
      <w:r>
        <w:t>optio</w:t>
      </w:r>
      <w:r w:rsidR="002A35B6">
        <w:t>ns with API Connect version 5</w:t>
      </w:r>
      <w:r>
        <w:t xml:space="preserve">.  First is the recommended non Dynamic DNS option and second is the legacy Dynamic DNS option.  If non-Dynamic DNS is used, then there are no specific DNS or network requirements to run API Management on your laptop.  We will use the recommended approach in this </w:t>
      </w:r>
      <w:r w:rsidR="00275F80">
        <w:t>PoT</w:t>
      </w:r>
      <w:r>
        <w:t>.</w:t>
      </w:r>
    </w:p>
    <w:p w14:paraId="1F9E1CD0" w14:textId="77777777" w:rsidR="00AA12AD" w:rsidRDefault="00AA12AD" w:rsidP="00AA12AD">
      <w:pPr>
        <w:pStyle w:val="ListBullet"/>
        <w:numPr>
          <w:ilvl w:val="0"/>
          <w:numId w:val="0"/>
        </w:numPr>
        <w:ind w:left="187" w:hanging="187"/>
        <w:rPr>
          <w:rFonts w:cs="Arial"/>
        </w:rPr>
      </w:pPr>
    </w:p>
    <w:p w14:paraId="0FC4153B" w14:textId="77777777" w:rsidR="00AA12AD" w:rsidRPr="00243A42" w:rsidRDefault="00AA12AD" w:rsidP="00AA12AD">
      <w:pPr>
        <w:pStyle w:val="ListBullet"/>
        <w:rPr>
          <w:rFonts w:cs="Arial"/>
        </w:rPr>
      </w:pPr>
      <w:r w:rsidRPr="00243A42">
        <w:rPr>
          <w:rFonts w:cs="Arial"/>
        </w:rPr>
        <w:t>The virtual network setting is set to NAT for both the API Management and DataPower Gateway VMs.</w:t>
      </w:r>
    </w:p>
    <w:p w14:paraId="706F3EB7" w14:textId="68A1A81F" w:rsidR="00D072FA" w:rsidRDefault="008F05C2" w:rsidP="00AA12AD">
      <w:pPr>
        <w:pStyle w:val="ListBullet"/>
        <w:rPr>
          <w:rFonts w:cs="Arial"/>
        </w:rPr>
      </w:pPr>
      <w:r>
        <w:rPr>
          <w:rFonts w:cs="Arial"/>
        </w:rPr>
        <w:t>NTP m</w:t>
      </w:r>
      <w:r w:rsidR="00D072FA">
        <w:rPr>
          <w:rFonts w:cs="Arial"/>
        </w:rPr>
        <w:t>ust be set up on the host OS of the machine hosting the VMs or the Ubuntu image</w:t>
      </w:r>
      <w:r>
        <w:rPr>
          <w:rFonts w:cs="Arial"/>
        </w:rPr>
        <w:t>. See Appendix E if you need NTP on the host OS.</w:t>
      </w:r>
    </w:p>
    <w:p w14:paraId="76C5DADA" w14:textId="1CBB8F92" w:rsidR="00AA12AD" w:rsidRPr="00243A42" w:rsidRDefault="00AA12AD" w:rsidP="00AA12AD">
      <w:pPr>
        <w:pStyle w:val="ListBullet"/>
        <w:rPr>
          <w:rFonts w:cs="Arial"/>
        </w:rPr>
      </w:pPr>
      <w:r w:rsidRPr="00243A42">
        <w:rPr>
          <w:rFonts w:cs="Arial"/>
        </w:rPr>
        <w:t>The hypervisor (VMWare) needs the NAT subnet to be 192.</w:t>
      </w:r>
      <w:r>
        <w:rPr>
          <w:rFonts w:cs="Arial"/>
        </w:rPr>
        <w:t>168.225.</w:t>
      </w:r>
      <w:r w:rsidR="008F05C2">
        <w:rPr>
          <w:rFonts w:cs="Arial"/>
        </w:rPr>
        <w:t>0</w:t>
      </w:r>
    </w:p>
    <w:p w14:paraId="1F69DE73" w14:textId="77777777" w:rsidR="00AA12AD" w:rsidRDefault="00AA12AD" w:rsidP="00AA12AD">
      <w:pPr>
        <w:pStyle w:val="ListBullet"/>
        <w:rPr>
          <w:rFonts w:cs="Arial"/>
        </w:rPr>
      </w:pPr>
      <w:r w:rsidRPr="00243A42">
        <w:rPr>
          <w:rFonts w:cs="Arial"/>
        </w:rPr>
        <w:t>The host workstation needs to be on the network with access to the Internet.</w:t>
      </w:r>
    </w:p>
    <w:bookmarkEnd w:id="200"/>
    <w:bookmarkEnd w:id="201"/>
    <w:bookmarkEnd w:id="202"/>
    <w:p w14:paraId="3B87A1FE" w14:textId="77777777" w:rsidR="00AA12AD" w:rsidRDefault="00AA12AD" w:rsidP="00AA12AD">
      <w:pPr>
        <w:pStyle w:val="Heading6"/>
      </w:pPr>
      <w:r>
        <w:t>Load Balancing</w:t>
      </w:r>
    </w:p>
    <w:p w14:paraId="5D5E5A4C" w14:textId="7A38F06E" w:rsidR="00AA12AD" w:rsidRPr="006B3CED" w:rsidRDefault="00AA12AD" w:rsidP="00AA12AD">
      <w:r>
        <w:rPr>
          <w:shd w:val="clear" w:color="auto" w:fill="FFFFFF"/>
        </w:rPr>
        <w:t>T</w:t>
      </w:r>
      <w:r>
        <w:t xml:space="preserve">his document is targeted to an IBM API </w:t>
      </w:r>
      <w:r w:rsidR="00A71970">
        <w:t>Connect</w:t>
      </w:r>
      <w:r>
        <w:t xml:space="preserve"> cloud on a laptop for demo and educational purposes so we will assume only one DataPower appliance will be used and external load balancing across multiple DataPower appliances is not required.  For configurations that include load balancing of multiple DataPower appliances see Appendix A.  Note s</w:t>
      </w:r>
      <w:r w:rsidRPr="00EF532C">
        <w:t xml:space="preserve">electing “No load balancer” means that you cannot add a second Gateway </w:t>
      </w:r>
      <w:r>
        <w:t>server</w:t>
      </w:r>
      <w:r w:rsidRPr="00EF532C">
        <w:t xml:space="preserve"> later. </w:t>
      </w:r>
    </w:p>
    <w:p w14:paraId="07BB0B53" w14:textId="77777777" w:rsidR="00AA12AD" w:rsidRDefault="00AA12AD" w:rsidP="00AA12AD">
      <w:pPr>
        <w:pStyle w:val="Heading6"/>
      </w:pPr>
      <w:bookmarkStart w:id="203" w:name="_Static_IP_addresses_1"/>
      <w:bookmarkEnd w:id="203"/>
      <w:r>
        <w:t>Static IP addresses</w:t>
      </w:r>
    </w:p>
    <w:p w14:paraId="2DAE3057" w14:textId="77777777" w:rsidR="00AA12AD" w:rsidRDefault="00AA12AD" w:rsidP="00AA12AD">
      <w:pPr>
        <w:rPr>
          <w:shd w:val="clear" w:color="auto" w:fill="FFFFFF"/>
        </w:rPr>
      </w:pPr>
      <w:r>
        <w:rPr>
          <w:shd w:val="clear" w:color="auto" w:fill="FFFFFF"/>
        </w:rPr>
        <w:t xml:space="preserve">The following static IP addresses will be used for the IBM API Management appliances.  </w:t>
      </w: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E01B3E" w14:paraId="37E205DA" w14:textId="77777777" w:rsidTr="00C3619B">
        <w:trPr>
          <w:cantSplit/>
        </w:trPr>
        <w:tc>
          <w:tcPr>
            <w:tcW w:w="1102" w:type="dxa"/>
            <w:shd w:val="clear" w:color="auto" w:fill="E0E0E0"/>
            <w:vAlign w:val="center"/>
          </w:tcPr>
          <w:p w14:paraId="0E81547F" w14:textId="77777777" w:rsidR="00AA12AD" w:rsidRPr="001E3096" w:rsidRDefault="00AA12AD" w:rsidP="00C3619B">
            <w:pPr>
              <w:pStyle w:val="TableText"/>
            </w:pPr>
            <w:r>
              <w:rPr>
                <w:noProof/>
                <w:lang w:eastAsia="en-US"/>
              </w:rPr>
              <w:drawing>
                <wp:inline distT="0" distB="0" distL="0" distR="0" wp14:anchorId="5229F256" wp14:editId="2E42B638">
                  <wp:extent cx="532765" cy="532765"/>
                  <wp:effectExtent l="0" t="0" r="635" b="635"/>
                  <wp:docPr id="409" name="Picture 409" descr="Description: sign-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ign-troubleshoo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2934C47" w14:textId="77777777" w:rsidR="00AA12AD" w:rsidRPr="00E01B3E" w:rsidRDefault="00AA12AD" w:rsidP="00C3619B">
            <w:pPr>
              <w:spacing w:before="0" w:after="200" w:line="276" w:lineRule="auto"/>
              <w:rPr>
                <w:rFonts w:cs="Arial"/>
                <w:szCs w:val="22"/>
                <w:lang w:val="en-GB"/>
              </w:rPr>
            </w:pPr>
            <w:r w:rsidRPr="00A041DB">
              <w:rPr>
                <w:rFonts w:cs="Arial"/>
                <w:szCs w:val="22"/>
                <w:lang w:val="en-GB"/>
              </w:rPr>
              <w:t xml:space="preserve">It is important to check that these IP Addresses are in the correct range for static IP addresses on your VMware NAT network adapter. See </w:t>
            </w:r>
            <w:r w:rsidRPr="00A041DB">
              <w:rPr>
                <w:rFonts w:cs="Arial"/>
                <w:b/>
                <w:szCs w:val="22"/>
                <w:lang w:val="en-GB"/>
              </w:rPr>
              <w:t>Appendix B – Troubleshooting</w:t>
            </w:r>
            <w:r w:rsidRPr="00A041DB">
              <w:rPr>
                <w:rFonts w:cs="Arial"/>
                <w:szCs w:val="22"/>
                <w:lang w:val="en-GB"/>
              </w:rPr>
              <w:t xml:space="preserve"> for details.</w:t>
            </w:r>
          </w:p>
        </w:tc>
      </w:tr>
    </w:tbl>
    <w:p w14:paraId="75074FAA" w14:textId="77777777" w:rsidR="00AA12AD" w:rsidRDefault="00AA12AD" w:rsidP="00AA12AD">
      <w:pPr>
        <w:rPr>
          <w:shd w:val="clear" w:color="auto" w:fill="FFFFFF"/>
        </w:rPr>
      </w:pPr>
    </w:p>
    <w:p w14:paraId="348813EF" w14:textId="77777777" w:rsidR="00AA12AD" w:rsidRDefault="00AA12AD" w:rsidP="00AA12AD">
      <w:pPr>
        <w:rPr>
          <w:shd w:val="clear" w:color="auto" w:fill="FFFFFF"/>
        </w:rPr>
      </w:pPr>
    </w:p>
    <w:p w14:paraId="6371964F" w14:textId="6B2F66F5" w:rsidR="00AD28F8" w:rsidRDefault="00AD28F8">
      <w:pPr>
        <w:spacing w:before="0" w:after="0"/>
        <w:rPr>
          <w:shd w:val="clear" w:color="auto" w:fill="FFFFFF"/>
        </w:rPr>
      </w:pPr>
      <w:r>
        <w:rPr>
          <w:shd w:val="clear" w:color="auto" w:fill="FFFFFF"/>
        </w:rPr>
        <w:br w:type="page"/>
      </w:r>
    </w:p>
    <w:p w14:paraId="148DA284" w14:textId="77777777" w:rsidR="00AA12AD" w:rsidRDefault="00F779F3" w:rsidP="00AA12AD">
      <w:pPr>
        <w:rPr>
          <w:shd w:val="clear" w:color="auto" w:fill="FFFFFF"/>
        </w:rPr>
      </w:pPr>
      <w:r>
        <w:rPr>
          <w:rStyle w:val="CommentReference"/>
        </w:rPr>
        <w:lastRenderedPageBreak/>
        <w:commentReference w:id="204"/>
      </w:r>
      <w:r w:rsidR="00721D33">
        <w:rPr>
          <w:rStyle w:val="CommentReference"/>
        </w:rPr>
        <w:commentReference w:id="205"/>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2340"/>
        <w:gridCol w:w="2796"/>
      </w:tblGrid>
      <w:tr w:rsidR="008B39AA" w:rsidRPr="00A92512" w14:paraId="54CB507E" w14:textId="3C527AEC" w:rsidTr="00DA156D">
        <w:tc>
          <w:tcPr>
            <w:tcW w:w="2268" w:type="dxa"/>
          </w:tcPr>
          <w:p w14:paraId="17A0306A" w14:textId="77777777" w:rsidR="008B39AA" w:rsidRPr="00A92512" w:rsidRDefault="008B39AA" w:rsidP="00C3619B">
            <w:pPr>
              <w:spacing w:after="0"/>
              <w:ind w:left="360"/>
              <w:rPr>
                <w:b/>
                <w:shd w:val="clear" w:color="auto" w:fill="FFFFFF"/>
              </w:rPr>
            </w:pPr>
            <w:r w:rsidRPr="00A92512">
              <w:rPr>
                <w:b/>
                <w:shd w:val="clear" w:color="auto" w:fill="FFFFFF"/>
              </w:rPr>
              <w:t>Purpose</w:t>
            </w:r>
          </w:p>
        </w:tc>
        <w:tc>
          <w:tcPr>
            <w:tcW w:w="2340" w:type="dxa"/>
          </w:tcPr>
          <w:p w14:paraId="776E1292" w14:textId="77777777" w:rsidR="008B39AA" w:rsidRPr="00A92512" w:rsidRDefault="008B39AA" w:rsidP="00C3619B">
            <w:pPr>
              <w:spacing w:after="0"/>
              <w:rPr>
                <w:b/>
                <w:shd w:val="clear" w:color="auto" w:fill="FFFFFF"/>
              </w:rPr>
            </w:pPr>
            <w:r w:rsidRPr="00A92512">
              <w:rPr>
                <w:b/>
                <w:shd w:val="clear" w:color="auto" w:fill="FFFFFF"/>
              </w:rPr>
              <w:t>IP Address</w:t>
            </w:r>
          </w:p>
        </w:tc>
        <w:tc>
          <w:tcPr>
            <w:tcW w:w="2340" w:type="dxa"/>
          </w:tcPr>
          <w:p w14:paraId="434282E8" w14:textId="2AD7F60D" w:rsidR="008B39AA" w:rsidRPr="00A92512" w:rsidRDefault="008B39AA" w:rsidP="00C3619B">
            <w:pPr>
              <w:spacing w:after="0"/>
              <w:rPr>
                <w:b/>
                <w:shd w:val="clear" w:color="auto" w:fill="FFFFFF"/>
              </w:rPr>
            </w:pPr>
            <w:ins w:id="206" w:author="ADMINIBM" w:date="2016-04-11T19:49:00Z">
              <w:r>
                <w:rPr>
                  <w:b/>
                  <w:shd w:val="clear" w:color="auto" w:fill="FFFFFF"/>
                </w:rPr>
                <w:t>Host Name</w:t>
              </w:r>
            </w:ins>
          </w:p>
        </w:tc>
      </w:tr>
      <w:tr w:rsidR="008B39AA" w:rsidRPr="00A92512" w14:paraId="7929BF34" w14:textId="69A4C995" w:rsidTr="00DA156D">
        <w:tc>
          <w:tcPr>
            <w:tcW w:w="2268" w:type="dxa"/>
          </w:tcPr>
          <w:p w14:paraId="16DBC984" w14:textId="77777777" w:rsidR="008B39AA" w:rsidRPr="00A92512" w:rsidRDefault="008B39AA" w:rsidP="00C3619B">
            <w:pPr>
              <w:spacing w:after="0"/>
              <w:rPr>
                <w:shd w:val="clear" w:color="auto" w:fill="FFFFFF"/>
              </w:rPr>
            </w:pPr>
            <w:r w:rsidRPr="00A92512">
              <w:rPr>
                <w:shd w:val="clear" w:color="auto" w:fill="FFFFFF"/>
              </w:rPr>
              <w:t>Management</w:t>
            </w:r>
          </w:p>
        </w:tc>
        <w:tc>
          <w:tcPr>
            <w:tcW w:w="2340" w:type="dxa"/>
          </w:tcPr>
          <w:p w14:paraId="08CE9B55" w14:textId="77777777" w:rsidR="008B39AA" w:rsidRPr="00A92512" w:rsidRDefault="008B39AA" w:rsidP="00C3619B">
            <w:pPr>
              <w:spacing w:after="0"/>
              <w:rPr>
                <w:shd w:val="clear" w:color="auto" w:fill="FFFFFF"/>
              </w:rPr>
            </w:pPr>
            <w:r w:rsidRPr="00A92512">
              <w:rPr>
                <w:shd w:val="clear" w:color="auto" w:fill="FFFFFF"/>
              </w:rPr>
              <w:t>192.168</w:t>
            </w:r>
            <w:r>
              <w:rPr>
                <w:shd w:val="clear" w:color="auto" w:fill="FFFFFF"/>
              </w:rPr>
              <w:t>.225.100</w:t>
            </w:r>
          </w:p>
        </w:tc>
        <w:tc>
          <w:tcPr>
            <w:tcW w:w="2340" w:type="dxa"/>
          </w:tcPr>
          <w:p w14:paraId="71D64805" w14:textId="3BF39649" w:rsidR="008B39AA" w:rsidRPr="00A92512" w:rsidRDefault="008B39AA" w:rsidP="00C3619B">
            <w:pPr>
              <w:spacing w:after="0"/>
              <w:rPr>
                <w:shd w:val="clear" w:color="auto" w:fill="FFFFFF"/>
              </w:rPr>
            </w:pPr>
            <w:ins w:id="207" w:author="ADMINIBM" w:date="2016-04-11T19:49:00Z">
              <w:r w:rsidRPr="008B39AA">
                <w:rPr>
                  <w:shd w:val="clear" w:color="auto" w:fill="FFFFFF"/>
                </w:rPr>
                <w:t>https://mgr.think.ibm/apim/</w:t>
              </w:r>
            </w:ins>
          </w:p>
        </w:tc>
      </w:tr>
      <w:tr w:rsidR="008B39AA" w:rsidRPr="00A92512" w14:paraId="46E56FF9" w14:textId="4495E16D" w:rsidTr="00DA156D">
        <w:tc>
          <w:tcPr>
            <w:tcW w:w="2268" w:type="dxa"/>
          </w:tcPr>
          <w:p w14:paraId="519917FD" w14:textId="77777777" w:rsidR="008B39AA" w:rsidRPr="00A92512" w:rsidRDefault="008B39AA" w:rsidP="00C3619B">
            <w:pPr>
              <w:spacing w:after="0"/>
              <w:rPr>
                <w:shd w:val="clear" w:color="auto" w:fill="FFFFFF"/>
              </w:rPr>
            </w:pPr>
            <w:r w:rsidRPr="00A92512">
              <w:rPr>
                <w:shd w:val="clear" w:color="auto" w:fill="FFFFFF"/>
              </w:rPr>
              <w:t>Gateway</w:t>
            </w:r>
          </w:p>
        </w:tc>
        <w:tc>
          <w:tcPr>
            <w:tcW w:w="2340" w:type="dxa"/>
          </w:tcPr>
          <w:p w14:paraId="793A268A" w14:textId="77777777" w:rsidR="008B39AA" w:rsidRPr="00A92512" w:rsidRDefault="008B39AA" w:rsidP="00C3619B">
            <w:pPr>
              <w:spacing w:after="0"/>
              <w:rPr>
                <w:shd w:val="clear" w:color="auto" w:fill="FFFFFF"/>
              </w:rPr>
            </w:pPr>
            <w:r w:rsidRPr="00A92512">
              <w:rPr>
                <w:shd w:val="clear" w:color="auto" w:fill="FFFFFF"/>
              </w:rPr>
              <w:t>192.168</w:t>
            </w:r>
            <w:r>
              <w:rPr>
                <w:shd w:val="clear" w:color="auto" w:fill="FFFFFF"/>
              </w:rPr>
              <w:t>.225.52</w:t>
            </w:r>
            <w:r w:rsidRPr="00A92512">
              <w:rPr>
                <w:shd w:val="clear" w:color="auto" w:fill="FFFFFF"/>
              </w:rPr>
              <w:t xml:space="preserve"> (eth0)</w:t>
            </w:r>
          </w:p>
        </w:tc>
        <w:tc>
          <w:tcPr>
            <w:tcW w:w="2340" w:type="dxa"/>
          </w:tcPr>
          <w:p w14:paraId="44F5E4F2" w14:textId="2ACDEEDA" w:rsidR="008B39AA" w:rsidRPr="00A92512" w:rsidRDefault="008B39AA" w:rsidP="00C3619B">
            <w:pPr>
              <w:spacing w:after="0"/>
              <w:rPr>
                <w:shd w:val="clear" w:color="auto" w:fill="FFFFFF"/>
              </w:rPr>
            </w:pPr>
            <w:ins w:id="208" w:author="ADMINIBM" w:date="2016-04-11T19:56:00Z">
              <w:r>
                <w:rPr>
                  <w:shd w:val="clear" w:color="auto" w:fill="FFFFFF"/>
                </w:rPr>
                <w:fldChar w:fldCharType="begin"/>
              </w:r>
              <w:r>
                <w:rPr>
                  <w:shd w:val="clear" w:color="auto" w:fill="FFFFFF"/>
                </w:rPr>
                <w:instrText xml:space="preserve"> HYPERLINK "</w:instrText>
              </w:r>
              <w:r w:rsidRPr="008B39AA">
                <w:rPr>
                  <w:shd w:val="clear" w:color="auto" w:fill="FFFFFF"/>
                </w:rPr>
                <w:instrText>https://dp.think.ibm:9090</w:instrText>
              </w:r>
              <w:r>
                <w:rPr>
                  <w:shd w:val="clear" w:color="auto" w:fill="FFFFFF"/>
                </w:rPr>
                <w:instrText xml:space="preserve">" </w:instrText>
              </w:r>
              <w:r>
                <w:rPr>
                  <w:shd w:val="clear" w:color="auto" w:fill="FFFFFF"/>
                </w:rPr>
                <w:fldChar w:fldCharType="separate"/>
              </w:r>
              <w:r w:rsidRPr="001E66E5">
                <w:rPr>
                  <w:rStyle w:val="Hyperlink"/>
                  <w:shd w:val="clear" w:color="auto" w:fill="FFFFFF"/>
                </w:rPr>
                <w:t>https://dp.think.ibm:9090</w:t>
              </w:r>
              <w:r>
                <w:rPr>
                  <w:shd w:val="clear" w:color="auto" w:fill="FFFFFF"/>
                </w:rPr>
                <w:fldChar w:fldCharType="end"/>
              </w:r>
            </w:ins>
          </w:p>
        </w:tc>
      </w:tr>
      <w:tr w:rsidR="008B39AA" w:rsidRPr="00A92512" w14:paraId="09603191" w14:textId="285CE34B" w:rsidTr="00DA156D">
        <w:trPr>
          <w:ins w:id="209" w:author="ADMINIBM" w:date="2016-04-11T19:48:00Z"/>
        </w:trPr>
        <w:tc>
          <w:tcPr>
            <w:tcW w:w="2268" w:type="dxa"/>
          </w:tcPr>
          <w:p w14:paraId="61161BC8" w14:textId="4A5A3D19" w:rsidR="008B39AA" w:rsidRPr="00A92512" w:rsidRDefault="008B39AA" w:rsidP="00C3619B">
            <w:pPr>
              <w:spacing w:after="0"/>
              <w:rPr>
                <w:ins w:id="210" w:author="ADMINIBM" w:date="2016-04-11T19:48:00Z"/>
                <w:shd w:val="clear" w:color="auto" w:fill="FFFFFF"/>
              </w:rPr>
            </w:pPr>
            <w:ins w:id="211" w:author="ADMINIBM" w:date="2016-04-11T19:48:00Z">
              <w:r>
                <w:rPr>
                  <w:shd w:val="clear" w:color="auto" w:fill="FFFFFF"/>
                </w:rPr>
                <w:t>Portal</w:t>
              </w:r>
            </w:ins>
          </w:p>
        </w:tc>
        <w:tc>
          <w:tcPr>
            <w:tcW w:w="2340" w:type="dxa"/>
          </w:tcPr>
          <w:p w14:paraId="2834B714" w14:textId="640C415E" w:rsidR="008B39AA" w:rsidRPr="00A92512" w:rsidRDefault="00721D33" w:rsidP="00721D33">
            <w:pPr>
              <w:spacing w:after="0"/>
              <w:rPr>
                <w:ins w:id="212" w:author="ADMINIBM" w:date="2016-04-11T19:48:00Z"/>
                <w:shd w:val="clear" w:color="auto" w:fill="FFFFFF"/>
              </w:rPr>
            </w:pPr>
            <w:ins w:id="213" w:author="ADMINIBM" w:date="2016-04-11T19:57:00Z">
              <w:r>
                <w:rPr>
                  <w:shd w:val="clear" w:color="auto" w:fill="FFFFFF"/>
                </w:rPr>
                <w:t>192.168</w:t>
              </w:r>
            </w:ins>
            <w:ins w:id="214" w:author="ADMINIBM" w:date="2016-04-11T20:01:00Z">
              <w:r>
                <w:rPr>
                  <w:shd w:val="clear" w:color="auto" w:fill="FFFFFF"/>
                </w:rPr>
                <w:t>.</w:t>
              </w:r>
            </w:ins>
            <w:ins w:id="215" w:author="ADMINIBM" w:date="2016-04-11T19:57:00Z">
              <w:r>
                <w:rPr>
                  <w:shd w:val="clear" w:color="auto" w:fill="FFFFFF"/>
                </w:rPr>
                <w:t>225</w:t>
              </w:r>
            </w:ins>
            <w:ins w:id="216" w:author="ADMINIBM" w:date="2016-04-11T20:01:00Z">
              <w:r>
                <w:rPr>
                  <w:shd w:val="clear" w:color="auto" w:fill="FFFFFF"/>
                </w:rPr>
                <w:t>.</w:t>
              </w:r>
            </w:ins>
            <w:ins w:id="217" w:author="ADMINIBM" w:date="2016-04-11T19:59:00Z">
              <w:r>
                <w:rPr>
                  <w:shd w:val="clear" w:color="auto" w:fill="FFFFFF"/>
                </w:rPr>
                <w:t>20</w:t>
              </w:r>
            </w:ins>
          </w:p>
        </w:tc>
        <w:tc>
          <w:tcPr>
            <w:tcW w:w="2340" w:type="dxa"/>
          </w:tcPr>
          <w:p w14:paraId="0E8883C0" w14:textId="2B78080E" w:rsidR="008B39AA" w:rsidRPr="00A92512" w:rsidRDefault="008B39AA" w:rsidP="00C3619B">
            <w:pPr>
              <w:spacing w:after="0"/>
              <w:rPr>
                <w:ins w:id="218" w:author="ADMINIBM" w:date="2016-04-11T19:49:00Z"/>
                <w:shd w:val="clear" w:color="auto" w:fill="FFFFFF"/>
              </w:rPr>
            </w:pPr>
            <w:ins w:id="219" w:author="ADMINIBM" w:date="2016-04-11T19:56:00Z">
              <w:r>
                <w:rPr>
                  <w:shd w:val="clear" w:color="auto" w:fill="FFFFFF"/>
                </w:rPr>
                <w:fldChar w:fldCharType="begin"/>
              </w:r>
              <w:r>
                <w:rPr>
                  <w:shd w:val="clear" w:color="auto" w:fill="FFFFFF"/>
                </w:rPr>
                <w:instrText xml:space="preserve"> HYPERLINK "https://developer.think.ibm" </w:instrText>
              </w:r>
              <w:r>
                <w:rPr>
                  <w:shd w:val="clear" w:color="auto" w:fill="FFFFFF"/>
                </w:rPr>
                <w:fldChar w:fldCharType="separate"/>
              </w:r>
              <w:r w:rsidRPr="001E66E5">
                <w:rPr>
                  <w:rStyle w:val="Hyperlink"/>
                  <w:shd w:val="clear" w:color="auto" w:fill="FFFFFF"/>
                </w:rPr>
                <w:t>https://developer.think.ibm</w:t>
              </w:r>
              <w:r>
                <w:rPr>
                  <w:shd w:val="clear" w:color="auto" w:fill="FFFFFF"/>
                </w:rPr>
                <w:fldChar w:fldCharType="end"/>
              </w:r>
            </w:ins>
          </w:p>
        </w:tc>
      </w:tr>
      <w:tr w:rsidR="008B39AA" w:rsidRPr="00A92512" w14:paraId="6FAF7FD8" w14:textId="26330583" w:rsidTr="00DA156D">
        <w:trPr>
          <w:ins w:id="220" w:author="ADMINIBM" w:date="2016-04-11T19:48:00Z"/>
        </w:trPr>
        <w:tc>
          <w:tcPr>
            <w:tcW w:w="2268" w:type="dxa"/>
          </w:tcPr>
          <w:p w14:paraId="330C00A3" w14:textId="3AC86965" w:rsidR="008B39AA" w:rsidRDefault="008B39AA" w:rsidP="00C3619B">
            <w:pPr>
              <w:spacing w:after="0"/>
              <w:rPr>
                <w:ins w:id="221" w:author="ADMINIBM" w:date="2016-04-11T19:48:00Z"/>
                <w:shd w:val="clear" w:color="auto" w:fill="FFFFFF"/>
              </w:rPr>
            </w:pPr>
            <w:ins w:id="222" w:author="ADMINIBM" w:date="2016-04-11T19:48:00Z">
              <w:r>
                <w:rPr>
                  <w:shd w:val="clear" w:color="auto" w:fill="FFFFFF"/>
                </w:rPr>
                <w:t>Host OS</w:t>
              </w:r>
            </w:ins>
          </w:p>
        </w:tc>
        <w:tc>
          <w:tcPr>
            <w:tcW w:w="2340" w:type="dxa"/>
          </w:tcPr>
          <w:p w14:paraId="6E814135" w14:textId="45349169" w:rsidR="008B39AA" w:rsidRPr="00A92512" w:rsidRDefault="00721D33" w:rsidP="00C3619B">
            <w:pPr>
              <w:spacing w:after="0"/>
              <w:rPr>
                <w:ins w:id="223" w:author="ADMINIBM" w:date="2016-04-11T19:48:00Z"/>
                <w:shd w:val="clear" w:color="auto" w:fill="FFFFFF"/>
              </w:rPr>
            </w:pPr>
            <w:ins w:id="224" w:author="ADMINIBM" w:date="2016-04-11T20:01:00Z">
              <w:r>
                <w:rPr>
                  <w:shd w:val="clear" w:color="auto" w:fill="FFFFFF"/>
                </w:rPr>
                <w:t>192.168.225.10</w:t>
              </w:r>
            </w:ins>
          </w:p>
        </w:tc>
        <w:tc>
          <w:tcPr>
            <w:tcW w:w="2340" w:type="dxa"/>
          </w:tcPr>
          <w:p w14:paraId="0E67453D" w14:textId="59BBA610" w:rsidR="008B39AA" w:rsidRPr="00A92512" w:rsidRDefault="00721D33" w:rsidP="00C3619B">
            <w:pPr>
              <w:spacing w:after="0"/>
              <w:rPr>
                <w:ins w:id="225" w:author="ADMINIBM" w:date="2016-04-11T19:49:00Z"/>
                <w:shd w:val="clear" w:color="auto" w:fill="FFFFFF"/>
              </w:rPr>
            </w:pPr>
            <w:ins w:id="226" w:author="ADMINIBM" w:date="2016-04-11T20:02:00Z">
              <w:r>
                <w:rPr>
                  <w:shd w:val="clear" w:color="auto" w:fill="FFFFFF"/>
                </w:rPr>
                <w:t>xubuntu-vm</w:t>
              </w:r>
            </w:ins>
          </w:p>
        </w:tc>
      </w:tr>
    </w:tbl>
    <w:p w14:paraId="6B057666" w14:textId="77777777" w:rsidR="00AA12AD" w:rsidRPr="00243A42" w:rsidRDefault="00AA12AD" w:rsidP="00AA12AD">
      <w:pPr>
        <w:pStyle w:val="ListBullet"/>
        <w:numPr>
          <w:ilvl w:val="0"/>
          <w:numId w:val="0"/>
        </w:numPr>
        <w:ind w:left="187" w:hanging="187"/>
        <w:rPr>
          <w:rFonts w:cs="Arial"/>
        </w:rPr>
      </w:pPr>
    </w:p>
    <w:p w14:paraId="4B9C2A2E" w14:textId="77777777" w:rsidR="00AA12AD" w:rsidRPr="00243A42" w:rsidRDefault="00AA12AD" w:rsidP="00AA12AD">
      <w:pPr>
        <w:pStyle w:val="Heading5"/>
      </w:pPr>
      <w:bookmarkStart w:id="227" w:name="_Toc419142198"/>
      <w:bookmarkStart w:id="228" w:name="_Toc448176542"/>
      <w:r w:rsidRPr="00243A42">
        <w:t>Setting up the software images on your workstation</w:t>
      </w:r>
      <w:bookmarkEnd w:id="227"/>
      <w:bookmarkEnd w:id="228"/>
    </w:p>
    <w:p w14:paraId="410AFBC1" w14:textId="6585BB9A" w:rsidR="00AA12AD" w:rsidRPr="00275F80" w:rsidRDefault="007F4D7A" w:rsidP="00AA12AD">
      <w:pPr>
        <w:rPr>
          <w:lang w:eastAsia="zh-CN"/>
        </w:rPr>
      </w:pPr>
      <w:r>
        <w:rPr>
          <w:rFonts w:cs="Arial"/>
          <w:lang w:eastAsia="zh-CN"/>
        </w:rPr>
        <w:t>When setup is complete, t</w:t>
      </w:r>
      <w:r w:rsidR="00AA12AD" w:rsidRPr="00243A42">
        <w:rPr>
          <w:rFonts w:cs="Arial"/>
          <w:lang w:eastAsia="zh-CN"/>
        </w:rPr>
        <w:t xml:space="preserve">he software components of this </w:t>
      </w:r>
      <w:r>
        <w:rPr>
          <w:rFonts w:cs="Arial"/>
          <w:lang w:eastAsia="zh-CN"/>
        </w:rPr>
        <w:t>PoT</w:t>
      </w:r>
      <w:r w:rsidR="00AA12AD" w:rsidRPr="00243A42">
        <w:rPr>
          <w:rFonts w:cs="Arial"/>
          <w:lang w:eastAsia="zh-CN"/>
        </w:rPr>
        <w:t xml:space="preserve"> </w:t>
      </w:r>
      <w:r w:rsidR="00275F80">
        <w:rPr>
          <w:rFonts w:cs="Arial"/>
          <w:lang w:eastAsia="zh-CN"/>
        </w:rPr>
        <w:t xml:space="preserve">will </w:t>
      </w:r>
      <w:r w:rsidR="00AA12AD" w:rsidRPr="00243A42">
        <w:rPr>
          <w:rFonts w:cs="Arial"/>
          <w:lang w:eastAsia="zh-CN"/>
        </w:rPr>
        <w:t xml:space="preserve">include the student’s Windows workstation (host), a virtual machine that represents the API </w:t>
      </w:r>
      <w:r w:rsidR="00A71970">
        <w:rPr>
          <w:rFonts w:cs="Arial"/>
          <w:lang w:eastAsia="zh-CN"/>
        </w:rPr>
        <w:t>Connect</w:t>
      </w:r>
      <w:r w:rsidR="00AA12AD" w:rsidRPr="00243A42">
        <w:rPr>
          <w:rFonts w:cs="Arial"/>
          <w:lang w:eastAsia="zh-CN"/>
        </w:rPr>
        <w:t xml:space="preserve"> Gateway node</w:t>
      </w:r>
      <w:r w:rsidR="00723041">
        <w:rPr>
          <w:rFonts w:cs="Arial"/>
          <w:lang w:eastAsia="zh-CN"/>
        </w:rPr>
        <w:t>s</w:t>
      </w:r>
      <w:r w:rsidR="00AA12AD" w:rsidRPr="00243A42">
        <w:rPr>
          <w:rFonts w:cs="Arial"/>
          <w:lang w:eastAsia="zh-CN"/>
        </w:rPr>
        <w:t xml:space="preserve"> (</w:t>
      </w:r>
      <w:r w:rsidR="00AA12AD">
        <w:rPr>
          <w:rFonts w:cs="Arial"/>
          <w:lang w:eastAsia="zh-CN"/>
        </w:rPr>
        <w:t>IBM DataPower Gateway</w:t>
      </w:r>
      <w:r>
        <w:rPr>
          <w:rFonts w:cs="Arial"/>
          <w:lang w:eastAsia="zh-CN"/>
        </w:rPr>
        <w:t xml:space="preserve">), </w:t>
      </w:r>
      <w:r w:rsidR="00AA12AD" w:rsidRPr="00243A42">
        <w:rPr>
          <w:rFonts w:cs="Arial"/>
          <w:lang w:eastAsia="zh-CN"/>
        </w:rPr>
        <w:t xml:space="preserve">a virtual machine that represents the API </w:t>
      </w:r>
      <w:r w:rsidR="00A71970">
        <w:rPr>
          <w:rFonts w:cs="Arial"/>
          <w:lang w:eastAsia="zh-CN"/>
        </w:rPr>
        <w:t>Connect</w:t>
      </w:r>
      <w:r w:rsidR="00AA12AD">
        <w:rPr>
          <w:rFonts w:cs="Arial"/>
          <w:lang w:eastAsia="zh-CN"/>
        </w:rPr>
        <w:t xml:space="preserve"> Cloud Management console</w:t>
      </w:r>
      <w:r>
        <w:rPr>
          <w:rFonts w:cs="Arial"/>
          <w:lang w:eastAsia="zh-CN"/>
        </w:rPr>
        <w:t xml:space="preserve"> node,</w:t>
      </w:r>
      <w:r w:rsidRPr="00A71970">
        <w:rPr>
          <w:rFonts w:cs="Arial"/>
          <w:color w:val="FF0000"/>
          <w:lang w:eastAsia="zh-CN"/>
        </w:rPr>
        <w:t xml:space="preserve"> </w:t>
      </w:r>
      <w:r w:rsidR="00A71970" w:rsidRPr="00412D64">
        <w:rPr>
          <w:rFonts w:cs="Arial"/>
          <w:lang w:eastAsia="zh-CN"/>
        </w:rPr>
        <w:t xml:space="preserve">API Connect Portal </w:t>
      </w:r>
      <w:r w:rsidR="00275F80">
        <w:rPr>
          <w:lang w:eastAsia="zh-CN"/>
        </w:rPr>
        <w:t>and an</w:t>
      </w:r>
      <w:r>
        <w:rPr>
          <w:lang w:eastAsia="zh-CN"/>
        </w:rPr>
        <w:t xml:space="preserve"> Ubuntu base</w:t>
      </w:r>
      <w:r w:rsidR="00723041">
        <w:rPr>
          <w:lang w:eastAsia="zh-CN"/>
        </w:rPr>
        <w:t>d virtual machine that has the NTP</w:t>
      </w:r>
      <w:r w:rsidR="00275F80">
        <w:rPr>
          <w:lang w:eastAsia="zh-CN"/>
        </w:rPr>
        <w:t xml:space="preserve"> server</w:t>
      </w:r>
      <w:r w:rsidR="00723041">
        <w:rPr>
          <w:lang w:eastAsia="zh-CN"/>
        </w:rPr>
        <w:t>, SMTP server, browser,</w:t>
      </w:r>
      <w:r w:rsidR="00275F80">
        <w:rPr>
          <w:lang w:eastAsia="zh-CN"/>
        </w:rPr>
        <w:t xml:space="preserve"> and other components preconfigured.</w:t>
      </w:r>
    </w:p>
    <w:p w14:paraId="5D68FB2B" w14:textId="7C8E76B2" w:rsidR="00AA12AD" w:rsidRPr="00243A42" w:rsidRDefault="00AA12AD" w:rsidP="00AA12AD">
      <w:pPr>
        <w:rPr>
          <w:rFonts w:cs="Arial"/>
          <w:lang w:eastAsia="zh-CN"/>
        </w:rPr>
      </w:pPr>
      <w:r w:rsidRPr="00243A42">
        <w:rPr>
          <w:rFonts w:cs="Arial"/>
          <w:lang w:eastAsia="zh-CN"/>
        </w:rPr>
        <w:t xml:space="preserve">This </w:t>
      </w:r>
      <w:r w:rsidR="00723041">
        <w:rPr>
          <w:rFonts w:cs="Arial"/>
          <w:lang w:eastAsia="zh-CN"/>
        </w:rPr>
        <w:t>document</w:t>
      </w:r>
      <w:r w:rsidRPr="00243A42">
        <w:rPr>
          <w:rFonts w:cs="Arial"/>
          <w:lang w:eastAsia="zh-CN"/>
        </w:rPr>
        <w:t xml:space="preserve"> w</w:t>
      </w:r>
      <w:r w:rsidR="00723041">
        <w:rPr>
          <w:rFonts w:cs="Arial"/>
          <w:lang w:eastAsia="zh-CN"/>
        </w:rPr>
        <w:t xml:space="preserve">ill guide you through the </w:t>
      </w:r>
      <w:r w:rsidRPr="00243A42">
        <w:rPr>
          <w:rFonts w:cs="Arial"/>
          <w:lang w:eastAsia="zh-CN"/>
        </w:rPr>
        <w:t>steps to setup a single student workstation image. In summary, you will need to:</w:t>
      </w:r>
    </w:p>
    <w:p w14:paraId="1F789B95" w14:textId="37F22750" w:rsidR="00AA12AD" w:rsidRPr="00243A42" w:rsidRDefault="00AA12AD" w:rsidP="00AA12AD">
      <w:pPr>
        <w:pStyle w:val="ListBullet"/>
        <w:rPr>
          <w:rFonts w:cs="Arial"/>
          <w:lang w:eastAsia="zh-CN"/>
        </w:rPr>
      </w:pPr>
      <w:r w:rsidRPr="00243A42">
        <w:rPr>
          <w:rFonts w:cs="Arial"/>
          <w:lang w:eastAsia="zh-CN"/>
        </w:rPr>
        <w:t xml:space="preserve">Download the </w:t>
      </w:r>
      <w:r w:rsidR="00AD28F8">
        <w:rPr>
          <w:rFonts w:cs="Arial"/>
          <w:lang w:eastAsia="zh-CN"/>
        </w:rPr>
        <w:t>PoT</w:t>
      </w:r>
      <w:r w:rsidRPr="00243A42">
        <w:rPr>
          <w:rFonts w:cs="Arial"/>
          <w:lang w:eastAsia="zh-CN"/>
        </w:rPr>
        <w:t xml:space="preserve"> image </w:t>
      </w:r>
    </w:p>
    <w:p w14:paraId="0F72A533" w14:textId="77777777" w:rsidR="00AA12AD" w:rsidRPr="00243A42" w:rsidRDefault="00AA12AD" w:rsidP="00AA12AD">
      <w:pPr>
        <w:pStyle w:val="ListBullet"/>
        <w:rPr>
          <w:rFonts w:cs="Arial"/>
          <w:lang w:eastAsia="zh-CN"/>
        </w:rPr>
      </w:pPr>
      <w:r w:rsidRPr="00243A42">
        <w:rPr>
          <w:rFonts w:cs="Arial"/>
          <w:lang w:eastAsia="zh-CN"/>
        </w:rPr>
        <w:t>Configure the VMWare NAT subnet address</w:t>
      </w:r>
    </w:p>
    <w:p w14:paraId="3C38499A" w14:textId="0BACC39B" w:rsidR="00AA12AD" w:rsidRDefault="00AD28F8" w:rsidP="00AA12AD">
      <w:pPr>
        <w:pStyle w:val="ListBullet"/>
        <w:rPr>
          <w:rFonts w:cs="Arial"/>
          <w:lang w:eastAsia="zh-CN"/>
        </w:rPr>
      </w:pPr>
      <w:r>
        <w:rPr>
          <w:rFonts w:cs="Arial"/>
          <w:lang w:eastAsia="zh-CN"/>
        </w:rPr>
        <w:t xml:space="preserve">Install the pre-configured </w:t>
      </w:r>
      <w:r w:rsidR="00A55914">
        <w:rPr>
          <w:rFonts w:cs="Arial"/>
          <w:lang w:eastAsia="zh-CN"/>
        </w:rPr>
        <w:t>DataPower,</w:t>
      </w:r>
      <w:r w:rsidR="00AA12AD" w:rsidRPr="00243A42">
        <w:rPr>
          <w:rFonts w:cs="Arial"/>
          <w:lang w:eastAsia="zh-CN"/>
        </w:rPr>
        <w:t xml:space="preserve"> API </w:t>
      </w:r>
      <w:r>
        <w:rPr>
          <w:rFonts w:cs="Arial"/>
          <w:lang w:eastAsia="zh-CN"/>
        </w:rPr>
        <w:t>Connect</w:t>
      </w:r>
      <w:r w:rsidR="00A55914">
        <w:rPr>
          <w:rFonts w:cs="Arial"/>
          <w:lang w:eastAsia="zh-CN"/>
        </w:rPr>
        <w:t>, and Developer Portal</w:t>
      </w:r>
      <w:r w:rsidR="00AA12AD" w:rsidRPr="00243A42">
        <w:rPr>
          <w:rFonts w:cs="Arial"/>
          <w:lang w:eastAsia="zh-CN"/>
        </w:rPr>
        <w:t xml:space="preserve"> virtual machines</w:t>
      </w:r>
    </w:p>
    <w:p w14:paraId="500C79B7" w14:textId="5B6F228E" w:rsidR="00A55914" w:rsidRPr="00243A42" w:rsidRDefault="00723041" w:rsidP="00AA12AD">
      <w:pPr>
        <w:pStyle w:val="ListBullet"/>
        <w:rPr>
          <w:rFonts w:cs="Arial"/>
          <w:lang w:eastAsia="zh-CN"/>
        </w:rPr>
      </w:pPr>
      <w:r>
        <w:rPr>
          <w:rFonts w:cs="Arial"/>
          <w:lang w:eastAsia="zh-CN"/>
        </w:rPr>
        <w:t>I</w:t>
      </w:r>
      <w:r w:rsidR="00A55914">
        <w:rPr>
          <w:rFonts w:cs="Arial"/>
          <w:lang w:eastAsia="zh-CN"/>
        </w:rPr>
        <w:t>nstall the preconfigur</w:t>
      </w:r>
      <w:r>
        <w:rPr>
          <w:rFonts w:cs="Arial"/>
          <w:lang w:eastAsia="zh-CN"/>
        </w:rPr>
        <w:t>ed Ubuntu Linux virtual machine</w:t>
      </w:r>
    </w:p>
    <w:p w14:paraId="15F45E2F" w14:textId="77777777" w:rsidR="00AA12AD" w:rsidRPr="00243A42" w:rsidRDefault="00AA12AD" w:rsidP="00AA12AD">
      <w:pPr>
        <w:pStyle w:val="ListBullet"/>
        <w:numPr>
          <w:ilvl w:val="0"/>
          <w:numId w:val="0"/>
        </w:numPr>
        <w:rPr>
          <w:rFonts w:cs="Arial"/>
          <w:lang w:eastAsia="zh-CN"/>
        </w:rPr>
      </w:pPr>
    </w:p>
    <w:p w14:paraId="5ACDFA94" w14:textId="660FF1FB" w:rsidR="00AA12AD" w:rsidRPr="00243A42" w:rsidRDefault="00AA12AD" w:rsidP="00AA12AD">
      <w:pPr>
        <w:pStyle w:val="Heading4"/>
      </w:pPr>
      <w:bookmarkStart w:id="229" w:name="_Toc222660201"/>
      <w:bookmarkStart w:id="230" w:name="_Toc419142199"/>
      <w:bookmarkStart w:id="231" w:name="_Toc448176543"/>
      <w:r w:rsidRPr="00243A42">
        <w:lastRenderedPageBreak/>
        <w:t xml:space="preserve">1 Download </w:t>
      </w:r>
      <w:bookmarkEnd w:id="229"/>
      <w:r w:rsidR="00862BCC">
        <w:t>the Pre-configured PoT</w:t>
      </w:r>
      <w:r w:rsidRPr="00243A42">
        <w:t xml:space="preserve"> image</w:t>
      </w:r>
      <w:bookmarkEnd w:id="230"/>
      <w:bookmarkEnd w:id="231"/>
    </w:p>
    <w:p w14:paraId="709BB834" w14:textId="4489FF40" w:rsidR="003D14ED" w:rsidRDefault="00AA12AD" w:rsidP="003D14ED">
      <w:pPr>
        <w:rPr>
          <w:rFonts w:cs="Arial"/>
        </w:rPr>
      </w:pPr>
      <w:bookmarkStart w:id="232" w:name="_Toc222660204"/>
      <w:bookmarkStart w:id="233" w:name="_Toc226454985"/>
      <w:bookmarkStart w:id="234" w:name="_Toc248573249"/>
      <w:r>
        <w:rPr>
          <w:rFonts w:cs="Arial"/>
        </w:rPr>
        <w:t xml:space="preserve">1. </w:t>
      </w:r>
      <w:r w:rsidR="005C35C2">
        <w:rPr>
          <w:rFonts w:cs="Arial"/>
        </w:rPr>
        <w:t>D</w:t>
      </w:r>
      <w:r w:rsidRPr="00243A42">
        <w:rPr>
          <w:rFonts w:cs="Arial"/>
        </w:rPr>
        <w:t xml:space="preserve">ownload the following </w:t>
      </w:r>
      <w:r w:rsidR="003D14ED">
        <w:rPr>
          <w:rFonts w:cs="Arial"/>
        </w:rPr>
        <w:t xml:space="preserve">PoT image </w:t>
      </w:r>
      <w:r w:rsidR="00A450E8">
        <w:rPr>
          <w:rFonts w:cs="Arial"/>
        </w:rPr>
        <w:t xml:space="preserve">(v5) </w:t>
      </w:r>
      <w:r w:rsidR="003D14ED">
        <w:rPr>
          <w:rFonts w:cs="Arial"/>
        </w:rPr>
        <w:t>from the following site –</w:t>
      </w:r>
    </w:p>
    <w:p w14:paraId="2CA1A8CE" w14:textId="50D5C001" w:rsidR="00721D33" w:rsidRPr="00721D33" w:rsidRDefault="003D14ED" w:rsidP="003D14ED">
      <w:pPr>
        <w:rPr>
          <w:rFonts w:cs="Arial"/>
          <w:color w:val="0000FF"/>
          <w:u w:val="single"/>
          <w:rPrChange w:id="235" w:author="ADMINIBM" w:date="2016-04-11T20:04:00Z">
            <w:rPr>
              <w:rFonts w:cs="Arial"/>
            </w:rPr>
          </w:rPrChange>
        </w:rPr>
      </w:pPr>
      <w:r>
        <w:rPr>
          <w:rFonts w:cs="Arial"/>
        </w:rPr>
        <w:tab/>
      </w:r>
      <w:commentRangeStart w:id="236"/>
      <w:r w:rsidR="00782824">
        <w:fldChar w:fldCharType="begin"/>
      </w:r>
      <w:r w:rsidR="00782824">
        <w:instrText xml:space="preserve"> HYPERLINK "ftp://pokgsa.ibm.com/gsa/pokgsa/home/m/a/malley/apim5/" </w:instrText>
      </w:r>
      <w:r w:rsidR="00782824">
        <w:fldChar w:fldCharType="separate"/>
      </w:r>
      <w:r w:rsidR="00A450E8" w:rsidRPr="00F617F5">
        <w:rPr>
          <w:rStyle w:val="Hyperlink"/>
          <w:rFonts w:cs="Arial"/>
        </w:rPr>
        <w:t>ftp://pokgsa.ibm.com/gsa/pokgsa/home/m/a/malley/apim5/</w:t>
      </w:r>
      <w:r w:rsidR="00782824">
        <w:rPr>
          <w:rStyle w:val="Hyperlink"/>
          <w:rFonts w:cs="Arial"/>
        </w:rPr>
        <w:fldChar w:fldCharType="end"/>
      </w:r>
      <w:commentRangeEnd w:id="236"/>
      <w:r w:rsidR="00F779F3">
        <w:rPr>
          <w:rStyle w:val="CommentReference"/>
        </w:rPr>
        <w:commentReference w:id="236"/>
      </w:r>
    </w:p>
    <w:p w14:paraId="38D30939" w14:textId="5AB4A8A2" w:rsidR="00A450E8" w:rsidDel="00721D33" w:rsidRDefault="00A450E8" w:rsidP="003D14ED">
      <w:pPr>
        <w:rPr>
          <w:del w:id="237" w:author="ADMINIBM" w:date="2016-04-11T20:03:00Z"/>
          <w:rFonts w:cs="Arial"/>
        </w:rPr>
      </w:pPr>
    </w:p>
    <w:p w14:paraId="43CF7EAD" w14:textId="44849E89" w:rsidR="00A450E8" w:rsidRPr="003D14ED" w:rsidDel="00F779F3" w:rsidRDefault="00A450E8" w:rsidP="003D14ED">
      <w:pPr>
        <w:rPr>
          <w:del w:id="238" w:author="ADMINIBM" w:date="2016-04-11T13:01:00Z"/>
          <w:rFonts w:cs="Arial"/>
        </w:rPr>
      </w:pPr>
      <w:del w:id="239" w:author="ADMINIBM" w:date="2016-04-11T12:59:00Z">
        <w:r w:rsidDel="00F779F3">
          <w:rPr>
            <w:noProof/>
          </w:rPr>
          <w:drawing>
            <wp:inline distT="0" distB="0" distL="0" distR="0" wp14:anchorId="6F6D307B" wp14:editId="028E6ABE">
              <wp:extent cx="2273971" cy="1668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0675" cy="1673700"/>
                      </a:xfrm>
                      <a:prstGeom prst="rect">
                        <a:avLst/>
                      </a:prstGeom>
                    </pic:spPr>
                  </pic:pic>
                </a:graphicData>
              </a:graphic>
            </wp:inline>
          </w:drawing>
        </w:r>
      </w:del>
    </w:p>
    <w:p w14:paraId="09CAED13" w14:textId="778E0519" w:rsidR="00AA12AD" w:rsidRPr="00243A42" w:rsidRDefault="00DD21CD" w:rsidP="00AA12AD">
      <w:pPr>
        <w:pStyle w:val="Heading4"/>
      </w:pPr>
      <w:bookmarkStart w:id="240" w:name="_Toc419142201"/>
      <w:bookmarkStart w:id="241" w:name="_Toc448176544"/>
      <w:bookmarkEnd w:id="232"/>
      <w:bookmarkEnd w:id="233"/>
      <w:bookmarkEnd w:id="234"/>
      <w:r>
        <w:lastRenderedPageBreak/>
        <w:t>2</w:t>
      </w:r>
      <w:r w:rsidR="00AA12AD" w:rsidRPr="00243A42">
        <w:t xml:space="preserve"> Configure the VMWare NAT subnet address</w:t>
      </w:r>
      <w:bookmarkEnd w:id="240"/>
      <w:bookmarkEnd w:id="241"/>
    </w:p>
    <w:p w14:paraId="48F5B064" w14:textId="0EE8261F" w:rsidR="00AA12AD" w:rsidRPr="004A4B3C" w:rsidRDefault="00AA12AD" w:rsidP="00AA12AD">
      <w:pPr>
        <w:rPr>
          <w:shd w:val="clear" w:color="auto" w:fill="FFFFFF"/>
        </w:rPr>
      </w:pPr>
      <w:r>
        <w:rPr>
          <w:shd w:val="clear" w:color="auto" w:fill="FFFFFF"/>
        </w:rPr>
        <w:t xml:space="preserve">Note </w:t>
      </w:r>
      <w:r w:rsidR="00CF7511">
        <w:rPr>
          <w:shd w:val="clear" w:color="auto" w:fill="FFFFFF"/>
        </w:rPr>
        <w:t xml:space="preserve">that </w:t>
      </w:r>
      <w:r>
        <w:rPr>
          <w:shd w:val="clear" w:color="auto" w:fill="FFFFFF"/>
        </w:rPr>
        <w:t xml:space="preserve">you can check or update your default gateway and DNS server in VMWare Workstation using this procedure with VMware Workstation V10. </w:t>
      </w:r>
      <w:r w:rsidRPr="00243A42">
        <w:rPr>
          <w:rFonts w:cs="Arial"/>
        </w:rPr>
        <w:t>The following steps guide you through setting t</w:t>
      </w:r>
      <w:r w:rsidR="008B7F36">
        <w:rPr>
          <w:rFonts w:cs="Arial"/>
        </w:rPr>
        <w:t xml:space="preserve">he VMWare NAT subnet IP address on a Windows laptop. For instructions on Mac, please refer to the Appendix </w:t>
      </w:r>
    </w:p>
    <w:p w14:paraId="147CD8E7" w14:textId="77777777" w:rsidR="00AA12AD" w:rsidRPr="00243A42" w:rsidRDefault="00AA12AD" w:rsidP="00774CC5">
      <w:pPr>
        <w:pStyle w:val="StepList"/>
        <w:numPr>
          <w:ilvl w:val="0"/>
          <w:numId w:val="31"/>
        </w:numPr>
        <w:rPr>
          <w:rFonts w:cs="Arial"/>
        </w:rPr>
      </w:pPr>
      <w:r w:rsidRPr="00243A42">
        <w:rPr>
          <w:rFonts w:cs="Arial"/>
        </w:rPr>
        <w:t>In VMWare Workstation, open the virtual network editor</w:t>
      </w:r>
      <w:r w:rsidRPr="00D34700">
        <w:rPr>
          <w:rFonts w:cs="Arial"/>
          <w:b/>
        </w:rPr>
        <w:t xml:space="preserve">: </w:t>
      </w:r>
      <w:r w:rsidRPr="00D34700">
        <w:rPr>
          <w:rStyle w:val="Code-Characterstyle"/>
          <w:rFonts w:ascii="Arial" w:hAnsi="Arial" w:cs="Arial"/>
          <w:b/>
        </w:rPr>
        <w:t>Edit</w:t>
      </w:r>
      <w:r w:rsidRPr="00D34700">
        <w:rPr>
          <w:rStyle w:val="Code-Characterstyle"/>
          <w:rFonts w:ascii="Arial" w:hAnsi="Arial" w:cs="Arial"/>
          <w:b/>
        </w:rPr>
        <w:sym w:font="Wingdings" w:char="F0E0"/>
      </w:r>
      <w:r w:rsidRPr="00D34700">
        <w:rPr>
          <w:rStyle w:val="Code-Characterstyle"/>
          <w:rFonts w:ascii="Arial" w:hAnsi="Arial" w:cs="Arial"/>
          <w:b/>
        </w:rPr>
        <w:t>Virtual Network Editor</w:t>
      </w:r>
      <w:r w:rsidRPr="00243A42">
        <w:rPr>
          <w:rStyle w:val="Code-Characterstyle"/>
          <w:rFonts w:ascii="Arial" w:hAnsi="Arial" w:cs="Arial"/>
        </w:rPr>
        <w:t>…</w:t>
      </w:r>
    </w:p>
    <w:p w14:paraId="1499D0F7" w14:textId="77777777" w:rsidR="00AA12AD" w:rsidRPr="00243A42" w:rsidRDefault="00AA12AD" w:rsidP="00774CC5">
      <w:pPr>
        <w:pStyle w:val="StepList"/>
        <w:numPr>
          <w:ilvl w:val="0"/>
          <w:numId w:val="31"/>
        </w:numPr>
        <w:rPr>
          <w:rFonts w:cs="Arial"/>
        </w:rPr>
      </w:pPr>
      <w:r w:rsidRPr="00243A42">
        <w:rPr>
          <w:rFonts w:cs="Arial"/>
        </w:rPr>
        <w:t>In the list of networks, select VMnet8 (type = NAT).</w:t>
      </w:r>
      <w:r>
        <w:rPr>
          <w:rFonts w:cs="Arial"/>
        </w:rPr>
        <w:t xml:space="preserve"> In the illustration below the subnet is not correctly set yet.</w:t>
      </w:r>
    </w:p>
    <w:p w14:paraId="6BF24C4D" w14:textId="77777777" w:rsidR="00AA12AD" w:rsidRDefault="00AA12AD" w:rsidP="00AA12AD">
      <w:pPr>
        <w:pStyle w:val="StepListContno"/>
        <w:numPr>
          <w:ilvl w:val="0"/>
          <w:numId w:val="0"/>
        </w:numPr>
        <w:ind w:left="360"/>
        <w:rPr>
          <w:rFonts w:cs="Arial"/>
        </w:rPr>
      </w:pPr>
      <w:r>
        <w:rPr>
          <w:noProof/>
        </w:rPr>
        <w:drawing>
          <wp:inline distT="0" distB="0" distL="0" distR="0" wp14:anchorId="1C892FF9" wp14:editId="56021A87">
            <wp:extent cx="5724504" cy="115503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81424" cy="1166517"/>
                    </a:xfrm>
                    <a:prstGeom prst="rect">
                      <a:avLst/>
                    </a:prstGeom>
                  </pic:spPr>
                </pic:pic>
              </a:graphicData>
            </a:graphic>
          </wp:inline>
        </w:drawing>
      </w:r>
    </w:p>
    <w:p w14:paraId="49660522" w14:textId="77777777" w:rsidR="00AA12AD" w:rsidRDefault="00AA12AD" w:rsidP="00774CC5">
      <w:pPr>
        <w:pStyle w:val="StepList"/>
        <w:keepNext/>
        <w:numPr>
          <w:ilvl w:val="0"/>
          <w:numId w:val="31"/>
        </w:numPr>
        <w:rPr>
          <w:rFonts w:cs="Arial"/>
        </w:rPr>
      </w:pPr>
      <w:r>
        <w:rPr>
          <w:rFonts w:cs="Arial"/>
        </w:rPr>
        <w:t>A</w:t>
      </w:r>
      <w:r w:rsidRPr="00243A42">
        <w:rPr>
          <w:rFonts w:cs="Arial"/>
        </w:rPr>
        <w:t>t the bottom of the dialog window, change the Subnet IP to:  192.168</w:t>
      </w:r>
      <w:r>
        <w:rPr>
          <w:rFonts w:cs="Arial"/>
        </w:rPr>
        <w:t>.225.</w:t>
      </w:r>
      <w:r w:rsidRPr="00243A42">
        <w:rPr>
          <w:rFonts w:cs="Arial"/>
        </w:rPr>
        <w:t>0</w:t>
      </w:r>
      <w:r>
        <w:rPr>
          <w:rFonts w:cs="Arial"/>
        </w:rPr>
        <w:t xml:space="preserve">. </w:t>
      </w:r>
    </w:p>
    <w:p w14:paraId="69DFB733" w14:textId="77777777" w:rsidR="00AA12AD" w:rsidRDefault="00AA12AD" w:rsidP="00AA12AD">
      <w:pPr>
        <w:pStyle w:val="StepListContno"/>
        <w:numPr>
          <w:ilvl w:val="0"/>
          <w:numId w:val="0"/>
        </w:numPr>
        <w:ind w:left="360"/>
        <w:rPr>
          <w:rFonts w:cs="Arial"/>
        </w:rPr>
      </w:pPr>
      <w:r>
        <w:rPr>
          <w:noProof/>
        </w:rPr>
        <w:drawing>
          <wp:inline distT="0" distB="0" distL="0" distR="0" wp14:anchorId="29C09A4A" wp14:editId="5CEBDC47">
            <wp:extent cx="5269831" cy="4645654"/>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517" cy="4649785"/>
                    </a:xfrm>
                    <a:prstGeom prst="rect">
                      <a:avLst/>
                    </a:prstGeom>
                  </pic:spPr>
                </pic:pic>
              </a:graphicData>
            </a:graphic>
          </wp:inline>
        </w:drawing>
      </w:r>
    </w:p>
    <w:p w14:paraId="4684152A" w14:textId="77777777" w:rsidR="00AA12AD" w:rsidRPr="00243A42" w:rsidRDefault="00AA12AD" w:rsidP="00774CC5">
      <w:pPr>
        <w:pStyle w:val="StepList"/>
        <w:keepNext/>
        <w:numPr>
          <w:ilvl w:val="0"/>
          <w:numId w:val="31"/>
        </w:numPr>
        <w:rPr>
          <w:rFonts w:cs="Arial"/>
        </w:rPr>
      </w:pPr>
      <w:r>
        <w:rPr>
          <w:rFonts w:cs="Arial"/>
        </w:rPr>
        <w:lastRenderedPageBreak/>
        <w:t>Click the</w:t>
      </w:r>
      <w:r w:rsidRPr="006B24A7">
        <w:rPr>
          <w:rFonts w:cs="Arial"/>
          <w:b/>
        </w:rPr>
        <w:t xml:space="preserve"> NAT Settings …</w:t>
      </w:r>
      <w:r>
        <w:rPr>
          <w:rFonts w:cs="Arial"/>
        </w:rPr>
        <w:t xml:space="preserve"> button to confirm that the Gateway IP is now set to </w:t>
      </w:r>
      <w:r w:rsidRPr="00F52DE2">
        <w:rPr>
          <w:rFonts w:cs="Arial"/>
          <w:b/>
        </w:rPr>
        <w:t>192.168.225.2</w:t>
      </w:r>
      <w:r>
        <w:rPr>
          <w:rFonts w:cs="Arial"/>
        </w:rPr>
        <w:t xml:space="preserve"> automatically.</w:t>
      </w:r>
    </w:p>
    <w:p w14:paraId="542CCCD7" w14:textId="77777777" w:rsidR="00AA12AD" w:rsidRPr="00243A42" w:rsidRDefault="00AA12AD" w:rsidP="00AA12AD">
      <w:pPr>
        <w:pStyle w:val="StepListContno"/>
        <w:numPr>
          <w:ilvl w:val="0"/>
          <w:numId w:val="0"/>
        </w:numPr>
        <w:ind w:left="360"/>
        <w:rPr>
          <w:rFonts w:cs="Arial"/>
        </w:rPr>
      </w:pPr>
      <w:r>
        <w:rPr>
          <w:noProof/>
        </w:rPr>
        <w:drawing>
          <wp:inline distT="0" distB="0" distL="0" distR="0" wp14:anchorId="5F6E7000" wp14:editId="2ACB9288">
            <wp:extent cx="5510463" cy="5154231"/>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5331" cy="5158784"/>
                    </a:xfrm>
                    <a:prstGeom prst="rect">
                      <a:avLst/>
                    </a:prstGeom>
                  </pic:spPr>
                </pic:pic>
              </a:graphicData>
            </a:graphic>
          </wp:inline>
        </w:drawing>
      </w:r>
    </w:p>
    <w:p w14:paraId="55BB331D" w14:textId="77777777" w:rsidR="00AA12AD" w:rsidRPr="00243A42" w:rsidRDefault="00AA12AD" w:rsidP="00774CC5">
      <w:pPr>
        <w:pStyle w:val="StepList"/>
        <w:numPr>
          <w:ilvl w:val="0"/>
          <w:numId w:val="31"/>
        </w:numPr>
        <w:rPr>
          <w:rFonts w:cs="Arial"/>
        </w:rPr>
      </w:pPr>
      <w:r w:rsidRPr="00243A42">
        <w:rPr>
          <w:rFonts w:cs="Arial"/>
        </w:rPr>
        <w:t xml:space="preserve">Click the </w:t>
      </w:r>
      <w:r w:rsidRPr="00F84646">
        <w:rPr>
          <w:rFonts w:cs="Arial"/>
          <w:b/>
        </w:rPr>
        <w:t xml:space="preserve">OK </w:t>
      </w:r>
      <w:r>
        <w:rPr>
          <w:rFonts w:cs="Arial"/>
        </w:rPr>
        <w:t xml:space="preserve">button twice to exit out of the </w:t>
      </w:r>
      <w:r w:rsidRPr="008E7752">
        <w:rPr>
          <w:rFonts w:cs="Arial"/>
        </w:rPr>
        <w:t>Virtual Network Editor</w:t>
      </w:r>
      <w:r>
        <w:rPr>
          <w:rFonts w:cs="Arial"/>
        </w:rPr>
        <w:t>.</w:t>
      </w:r>
    </w:p>
    <w:p w14:paraId="09A4C5AB" w14:textId="354522A6" w:rsidR="00AA12AD" w:rsidRDefault="00DD21CD" w:rsidP="00AA12AD">
      <w:pPr>
        <w:pStyle w:val="Heading4"/>
      </w:pPr>
      <w:bookmarkStart w:id="242" w:name="_Toc419142202"/>
      <w:bookmarkStart w:id="243" w:name="_Toc448176545"/>
      <w:r>
        <w:lastRenderedPageBreak/>
        <w:t>3</w:t>
      </w:r>
      <w:r w:rsidR="00AA12AD" w:rsidRPr="00243A42">
        <w:t xml:space="preserve"> </w:t>
      </w:r>
      <w:del w:id="244" w:author="ADMINIBM" w:date="2016-04-11T21:41:00Z">
        <w:r w:rsidR="00AA12AD" w:rsidDel="002C24C4">
          <w:delText xml:space="preserve">Import </w:delText>
        </w:r>
      </w:del>
      <w:ins w:id="245" w:author="ADMINIBM" w:date="2016-04-11T21:41:00Z">
        <w:r w:rsidR="002C24C4">
          <w:t>Open</w:t>
        </w:r>
        <w:r w:rsidR="002C24C4">
          <w:t xml:space="preserve"> </w:t>
        </w:r>
      </w:ins>
      <w:r w:rsidR="00AA12AD">
        <w:t xml:space="preserve">and start the </w:t>
      </w:r>
      <w:del w:id="246" w:author="ADMINIBM" w:date="2016-04-11T14:57:00Z">
        <w:r w:rsidR="00AA12AD" w:rsidDel="009368E9">
          <w:delText xml:space="preserve">virtual </w:delText>
        </w:r>
        <w:commentRangeStart w:id="247"/>
        <w:r w:rsidR="00AA12AD" w:rsidDel="009368E9">
          <w:delText>m</w:delText>
        </w:r>
        <w:r w:rsidR="00AA12AD" w:rsidRPr="00243A42" w:rsidDel="009368E9">
          <w:delText>achines</w:delText>
        </w:r>
        <w:bookmarkEnd w:id="242"/>
        <w:commentRangeEnd w:id="247"/>
        <w:r w:rsidR="00F779F3" w:rsidDel="009368E9">
          <w:rPr>
            <w:rStyle w:val="CommentReference"/>
            <w:rFonts w:eastAsia="Times New Roman" w:cs="Times New Roman"/>
            <w:b w:val="0"/>
            <w:bCs w:val="0"/>
            <w:kern w:val="0"/>
            <w:lang w:eastAsia="en-US"/>
          </w:rPr>
          <w:commentReference w:id="247"/>
        </w:r>
        <w:r w:rsidR="00AA12AD" w:rsidRPr="00243A42" w:rsidDel="009368E9">
          <w:delText xml:space="preserve"> </w:delText>
        </w:r>
      </w:del>
      <w:ins w:id="248" w:author="ADMINIBM" w:date="2016-04-11T14:57:00Z">
        <w:r w:rsidR="009368E9">
          <w:t>vmx file</w:t>
        </w:r>
        <w:r w:rsidR="002C24C4">
          <w:t xml:space="preserve"> images</w:t>
        </w:r>
      </w:ins>
      <w:bookmarkEnd w:id="243"/>
    </w:p>
    <w:p w14:paraId="09312BEC" w14:textId="2F490A13" w:rsidR="00817D95" w:rsidRDefault="00817D95" w:rsidP="00817D95">
      <w:pPr>
        <w:rPr>
          <w:b/>
          <w:sz w:val="28"/>
          <w:szCs w:val="28"/>
          <w:lang w:eastAsia="zh-CN"/>
        </w:rPr>
      </w:pPr>
      <w:r>
        <w:rPr>
          <w:b/>
          <w:sz w:val="28"/>
          <w:szCs w:val="28"/>
          <w:lang w:eastAsia="zh-CN"/>
        </w:rPr>
        <w:t>Startup Sequence</w:t>
      </w:r>
    </w:p>
    <w:p w14:paraId="16BB6CC9" w14:textId="3254B16D" w:rsidR="00817D95" w:rsidRDefault="00817D95" w:rsidP="00817D95">
      <w:pPr>
        <w:rPr>
          <w:szCs w:val="22"/>
          <w:lang w:eastAsia="zh-CN"/>
        </w:rPr>
      </w:pPr>
      <w:r>
        <w:rPr>
          <w:szCs w:val="22"/>
          <w:lang w:eastAsia="zh-CN"/>
        </w:rPr>
        <w:t>Start the images in the following Sequence</w:t>
      </w:r>
      <w:r w:rsidR="00515FFD">
        <w:rPr>
          <w:szCs w:val="22"/>
          <w:lang w:eastAsia="zh-CN"/>
        </w:rPr>
        <w:t xml:space="preserve"> –</w:t>
      </w:r>
    </w:p>
    <w:p w14:paraId="381A6981" w14:textId="6B757E5F" w:rsidR="00515FFD" w:rsidRDefault="00515FFD" w:rsidP="00515FFD">
      <w:pPr>
        <w:pStyle w:val="ListParagraph"/>
        <w:numPr>
          <w:ilvl w:val="0"/>
          <w:numId w:val="62"/>
        </w:numPr>
        <w:rPr>
          <w:lang w:eastAsia="zh-CN"/>
        </w:rPr>
      </w:pPr>
      <w:r>
        <w:rPr>
          <w:lang w:eastAsia="zh-CN"/>
        </w:rPr>
        <w:t>Xubuntu</w:t>
      </w:r>
    </w:p>
    <w:p w14:paraId="0FB34547" w14:textId="22C078A3" w:rsidR="00515FFD" w:rsidRDefault="00515FFD" w:rsidP="00515FFD">
      <w:pPr>
        <w:pStyle w:val="ListParagraph"/>
        <w:numPr>
          <w:ilvl w:val="0"/>
          <w:numId w:val="62"/>
        </w:numPr>
        <w:rPr>
          <w:lang w:eastAsia="zh-CN"/>
        </w:rPr>
      </w:pPr>
      <w:r>
        <w:rPr>
          <w:lang w:eastAsia="zh-CN"/>
        </w:rPr>
        <w:t>Gateway</w:t>
      </w:r>
    </w:p>
    <w:p w14:paraId="4CE0C9C6" w14:textId="12658BEC" w:rsidR="00515FFD" w:rsidRDefault="00515FFD" w:rsidP="00515FFD">
      <w:pPr>
        <w:pStyle w:val="ListParagraph"/>
        <w:numPr>
          <w:ilvl w:val="0"/>
          <w:numId w:val="62"/>
        </w:numPr>
        <w:rPr>
          <w:lang w:eastAsia="zh-CN"/>
        </w:rPr>
      </w:pPr>
      <w:r>
        <w:rPr>
          <w:lang w:eastAsia="zh-CN"/>
        </w:rPr>
        <w:t>Management</w:t>
      </w:r>
    </w:p>
    <w:p w14:paraId="66A9927C" w14:textId="5CB58D49" w:rsidR="00515FFD" w:rsidRPr="00515FFD" w:rsidRDefault="00515FFD" w:rsidP="00515FFD">
      <w:pPr>
        <w:pStyle w:val="ListParagraph"/>
        <w:numPr>
          <w:ilvl w:val="0"/>
          <w:numId w:val="62"/>
        </w:numPr>
        <w:rPr>
          <w:lang w:eastAsia="zh-CN"/>
        </w:rPr>
      </w:pPr>
      <w:r>
        <w:rPr>
          <w:lang w:eastAsia="zh-CN"/>
        </w:rPr>
        <w:t>Portal</w:t>
      </w:r>
    </w:p>
    <w:p w14:paraId="7C3DC2BB" w14:textId="60443C13" w:rsidR="00862BCC" w:rsidRDefault="002F3289" w:rsidP="00AA12AD">
      <w:pPr>
        <w:pStyle w:val="Heading5"/>
        <w:rPr>
          <w:shd w:val="clear" w:color="auto" w:fill="FFFFFF"/>
          <w:lang w:val="en-GB"/>
        </w:rPr>
      </w:pPr>
      <w:bookmarkStart w:id="249" w:name="_Toc419142203"/>
      <w:bookmarkStart w:id="250" w:name="_Toc448176546"/>
      <w:r>
        <w:rPr>
          <w:shd w:val="clear" w:color="auto" w:fill="FFFFFF"/>
          <w:lang w:val="en-GB"/>
        </w:rPr>
        <w:t>Xu</w:t>
      </w:r>
      <w:r w:rsidR="00862BCC">
        <w:rPr>
          <w:shd w:val="clear" w:color="auto" w:fill="FFFFFF"/>
          <w:lang w:val="en-GB"/>
        </w:rPr>
        <w:t>buntu</w:t>
      </w:r>
      <w:bookmarkEnd w:id="250"/>
    </w:p>
    <w:p w14:paraId="68647199" w14:textId="32142B06" w:rsidR="00862BCC" w:rsidRPr="00E1215F" w:rsidRDefault="00862BCC" w:rsidP="00EB74E5">
      <w:pPr>
        <w:pStyle w:val="ListParagraph"/>
        <w:numPr>
          <w:ilvl w:val="0"/>
          <w:numId w:val="61"/>
        </w:numPr>
        <w:rPr>
          <w:ins w:id="251" w:author="ADMINIBM" w:date="2016-04-11T20:28:00Z"/>
          <w:lang w:eastAsia="zh-CN"/>
          <w:rPrChange w:id="252" w:author="ADMINIBM" w:date="2016-04-11T20:28:00Z">
            <w:rPr>
              <w:ins w:id="253" w:author="ADMINIBM" w:date="2016-04-11T20:28:00Z"/>
              <w:rFonts w:ascii="Arial" w:hAnsi="Arial" w:cs="Arial"/>
              <w:lang w:eastAsia="zh-CN"/>
            </w:rPr>
          </w:rPrChange>
        </w:rPr>
      </w:pPr>
      <w:del w:id="254" w:author="ADMINIBM" w:date="2016-04-11T20:23:00Z">
        <w:r w:rsidDel="00EB74E5">
          <w:rPr>
            <w:rFonts w:ascii="Arial" w:hAnsi="Arial" w:cs="Arial"/>
            <w:lang w:eastAsia="zh-CN"/>
          </w:rPr>
          <w:delText xml:space="preserve">Open the OVA file in VMWare Workstation. Right click the OVA file and click </w:delText>
        </w:r>
        <w:r w:rsidR="002F3289" w:rsidDel="00EB74E5">
          <w:rPr>
            <w:rFonts w:ascii="Arial" w:hAnsi="Arial" w:cs="Arial"/>
            <w:lang w:eastAsia="zh-CN"/>
          </w:rPr>
          <w:delText>Open with VMWare workstation.</w:delText>
        </w:r>
      </w:del>
      <w:ins w:id="255" w:author="ADMINIBM" w:date="2016-04-11T20:23:00Z">
        <w:r w:rsidR="00EB74E5">
          <w:rPr>
            <w:rFonts w:ascii="Arial" w:hAnsi="Arial" w:cs="Arial"/>
            <w:lang w:eastAsia="zh-CN"/>
          </w:rPr>
          <w:t xml:space="preserve">There are 11 ubuntu zip files. Unzip the first </w:t>
        </w:r>
      </w:ins>
      <w:ins w:id="256" w:author="ADMINIBM" w:date="2016-04-11T20:25:00Z">
        <w:r w:rsidR="00EB74E5">
          <w:rPr>
            <w:rFonts w:ascii="Arial" w:hAnsi="Arial" w:cs="Arial"/>
            <w:lang w:eastAsia="zh-CN"/>
          </w:rPr>
          <w:t>Ubuntu</w:t>
        </w:r>
      </w:ins>
      <w:ins w:id="257" w:author="ADMINIBM" w:date="2016-04-11T20:23:00Z">
        <w:r w:rsidR="00EB74E5">
          <w:rPr>
            <w:rFonts w:ascii="Arial" w:hAnsi="Arial" w:cs="Arial"/>
            <w:lang w:eastAsia="zh-CN"/>
          </w:rPr>
          <w:t xml:space="preserve"> </w:t>
        </w:r>
      </w:ins>
      <w:ins w:id="258" w:author="ADMINIBM" w:date="2016-04-11T20:25:00Z">
        <w:r w:rsidR="00EB74E5">
          <w:rPr>
            <w:rFonts w:ascii="Arial" w:hAnsi="Arial" w:cs="Arial"/>
            <w:lang w:eastAsia="zh-CN"/>
          </w:rPr>
          <w:t xml:space="preserve">file - </w:t>
        </w:r>
        <w:r w:rsidR="00EB74E5" w:rsidRPr="00EB74E5">
          <w:rPr>
            <w:rFonts w:ascii="Arial" w:hAnsi="Arial" w:cs="Arial"/>
            <w:lang w:eastAsia="zh-CN"/>
          </w:rPr>
          <w:t>Host OS Ubuntu 64 bit.zip.001</w:t>
        </w:r>
        <w:r w:rsidR="00EB74E5">
          <w:rPr>
            <w:rFonts w:ascii="Arial" w:hAnsi="Arial" w:cs="Arial"/>
            <w:lang w:eastAsia="zh-CN"/>
          </w:rPr>
          <w:t>.</w:t>
        </w:r>
      </w:ins>
    </w:p>
    <w:p w14:paraId="6CF289D1" w14:textId="2F9E055F" w:rsidR="00E1215F" w:rsidRPr="00E1215F" w:rsidRDefault="00E1215F" w:rsidP="00EB74E5">
      <w:pPr>
        <w:pStyle w:val="ListParagraph"/>
        <w:numPr>
          <w:ilvl w:val="0"/>
          <w:numId w:val="61"/>
        </w:numPr>
        <w:rPr>
          <w:ins w:id="259" w:author="ADMINIBM" w:date="2016-04-11T20:30:00Z"/>
          <w:lang w:eastAsia="zh-CN"/>
          <w:rPrChange w:id="260" w:author="ADMINIBM" w:date="2016-04-11T20:30:00Z">
            <w:rPr>
              <w:ins w:id="261" w:author="ADMINIBM" w:date="2016-04-11T20:30:00Z"/>
              <w:rFonts w:ascii="Arial" w:hAnsi="Arial" w:cs="Arial"/>
              <w:lang w:eastAsia="zh-CN"/>
            </w:rPr>
          </w:rPrChange>
        </w:rPr>
      </w:pPr>
      <w:ins w:id="262" w:author="ADMINIBM" w:date="2016-04-11T20:28:00Z">
        <w:r>
          <w:rPr>
            <w:rFonts w:ascii="Arial" w:hAnsi="Arial" w:cs="Arial"/>
            <w:lang w:eastAsia="zh-CN"/>
          </w:rPr>
          <w:t>Right Click the first of the11 ubuntu zip files, and unzip using a zip utility (winzip or 7-zip).</w:t>
        </w:r>
      </w:ins>
    </w:p>
    <w:p w14:paraId="5C40DD75" w14:textId="390868D8" w:rsidR="00E1215F" w:rsidRPr="00785294" w:rsidRDefault="00E1215F" w:rsidP="00785294">
      <w:pPr>
        <w:pStyle w:val="ListParagraph"/>
        <w:numPr>
          <w:ilvl w:val="0"/>
          <w:numId w:val="61"/>
        </w:numPr>
        <w:rPr>
          <w:ins w:id="263" w:author="ADMINIBM" w:date="2016-04-11T20:44:00Z"/>
          <w:lang w:eastAsia="zh-CN"/>
          <w:rPrChange w:id="264" w:author="ADMINIBM" w:date="2016-04-11T20:44:00Z">
            <w:rPr>
              <w:ins w:id="265" w:author="ADMINIBM" w:date="2016-04-11T20:44:00Z"/>
              <w:rFonts w:ascii="Arial" w:hAnsi="Arial" w:cs="Arial"/>
              <w:lang w:eastAsia="zh-CN"/>
            </w:rPr>
          </w:rPrChange>
        </w:rPr>
      </w:pPr>
      <w:ins w:id="266" w:author="ADMINIBM" w:date="2016-04-11T20:30:00Z">
        <w:r>
          <w:rPr>
            <w:rFonts w:ascii="Arial" w:hAnsi="Arial" w:cs="Arial"/>
            <w:lang w:eastAsia="zh-CN"/>
          </w:rPr>
          <w:t xml:space="preserve">Go to VMWare Workstation. File </w:t>
        </w:r>
        <w:r w:rsidRPr="00E1215F">
          <w:rPr>
            <w:rFonts w:ascii="Arial" w:hAnsi="Arial" w:cs="Arial"/>
            <w:lang w:eastAsia="zh-CN"/>
          </w:rPr>
          <w:sym w:font="Wingdings" w:char="F0E0"/>
        </w:r>
        <w:r>
          <w:rPr>
            <w:rFonts w:ascii="Arial" w:hAnsi="Arial" w:cs="Arial"/>
            <w:lang w:eastAsia="zh-CN"/>
          </w:rPr>
          <w:t xml:space="preserve"> Open </w:t>
        </w:r>
        <w:r w:rsidRPr="00E1215F">
          <w:rPr>
            <w:rFonts w:ascii="Arial" w:hAnsi="Arial" w:cs="Arial"/>
            <w:lang w:eastAsia="zh-CN"/>
          </w:rPr>
          <w:sym w:font="Wingdings" w:char="F0E0"/>
        </w:r>
        <w:r>
          <w:rPr>
            <w:rFonts w:ascii="Arial" w:hAnsi="Arial" w:cs="Arial"/>
            <w:lang w:eastAsia="zh-CN"/>
          </w:rPr>
          <w:t xml:space="preserve"> </w:t>
        </w:r>
      </w:ins>
      <w:ins w:id="267" w:author="ADMINIBM" w:date="2016-04-11T20:32:00Z">
        <w:r>
          <w:rPr>
            <w:rFonts w:ascii="Arial" w:hAnsi="Arial" w:cs="Arial"/>
            <w:lang w:eastAsia="zh-CN"/>
          </w:rPr>
          <w:t xml:space="preserve">Locate the vmx file that was unzipped </w:t>
        </w:r>
      </w:ins>
      <w:ins w:id="268" w:author="ADMINIBM" w:date="2016-04-11T20:43:00Z">
        <w:r w:rsidR="00785294">
          <w:rPr>
            <w:rFonts w:ascii="Arial" w:hAnsi="Arial" w:cs="Arial"/>
            <w:lang w:eastAsia="zh-CN"/>
          </w:rPr>
          <w:t>(</w:t>
        </w:r>
        <w:r w:rsidR="00785294" w:rsidRPr="00785294">
          <w:rPr>
            <w:rFonts w:ascii="Arial" w:hAnsi="Arial" w:cs="Arial"/>
            <w:lang w:eastAsia="zh-CN"/>
          </w:rPr>
          <w:t>Host OS Ubuntu 64 bit.vmx</w:t>
        </w:r>
        <w:r w:rsidR="00785294">
          <w:rPr>
            <w:rFonts w:ascii="Arial" w:hAnsi="Arial" w:cs="Arial"/>
            <w:lang w:eastAsia="zh-CN"/>
          </w:rPr>
          <w:t xml:space="preserve">). </w:t>
        </w:r>
      </w:ins>
    </w:p>
    <w:p w14:paraId="4E905C2C" w14:textId="6AFC247C" w:rsidR="00785294" w:rsidRPr="00785294" w:rsidRDefault="00785294" w:rsidP="00510D46">
      <w:pPr>
        <w:pStyle w:val="ListParagraph"/>
        <w:numPr>
          <w:ilvl w:val="0"/>
          <w:numId w:val="61"/>
        </w:numPr>
        <w:rPr>
          <w:ins w:id="269" w:author="ADMINIBM" w:date="2016-04-11T20:45:00Z"/>
          <w:lang w:eastAsia="zh-CN"/>
          <w:rPrChange w:id="270" w:author="ADMINIBM" w:date="2016-04-11T20:45:00Z">
            <w:rPr>
              <w:ins w:id="271" w:author="ADMINIBM" w:date="2016-04-11T20:45:00Z"/>
              <w:rFonts w:ascii="Arial" w:hAnsi="Arial" w:cs="Arial"/>
              <w:lang w:eastAsia="zh-CN"/>
            </w:rPr>
          </w:rPrChange>
        </w:rPr>
      </w:pPr>
      <w:ins w:id="272" w:author="ADMINIBM" w:date="2016-04-11T20:44:00Z">
        <w:r>
          <w:rPr>
            <w:rFonts w:ascii="Arial" w:hAnsi="Arial" w:cs="Arial"/>
            <w:lang w:eastAsia="zh-CN"/>
          </w:rPr>
          <w:t>You may be prompted with the following message, select “Take Ownership”.</w:t>
        </w:r>
      </w:ins>
    </w:p>
    <w:p w14:paraId="661088F4" w14:textId="5E24ADF2" w:rsidR="00785294" w:rsidRPr="002F3289" w:rsidRDefault="00785294" w:rsidP="00785294">
      <w:pPr>
        <w:pStyle w:val="ListParagraph"/>
        <w:ind w:left="360"/>
        <w:rPr>
          <w:lang w:eastAsia="zh-CN"/>
        </w:rPr>
        <w:pPrChange w:id="273" w:author="ADMINIBM" w:date="2016-04-11T20:45:00Z">
          <w:pPr>
            <w:pStyle w:val="ListParagraph"/>
            <w:numPr>
              <w:numId w:val="61"/>
            </w:numPr>
            <w:ind w:left="360" w:hanging="360"/>
          </w:pPr>
        </w:pPrChange>
      </w:pPr>
      <w:ins w:id="274" w:author="ADMINIBM" w:date="2016-04-11T20:45:00Z">
        <w:r>
          <w:rPr>
            <w:noProof/>
          </w:rPr>
          <w:drawing>
            <wp:inline distT="0" distB="0" distL="0" distR="0" wp14:anchorId="4032128D" wp14:editId="69E34FF5">
              <wp:extent cx="2263140" cy="154432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8841" cy="1555041"/>
                      </a:xfrm>
                      <a:prstGeom prst="rect">
                        <a:avLst/>
                      </a:prstGeom>
                    </pic:spPr>
                  </pic:pic>
                </a:graphicData>
              </a:graphic>
            </wp:inline>
          </w:drawing>
        </w:r>
      </w:ins>
    </w:p>
    <w:p w14:paraId="65822C3E" w14:textId="4E51B46C" w:rsidR="002F3289" w:rsidRPr="002F3289" w:rsidDel="00785294" w:rsidRDefault="00785294" w:rsidP="00862BCC">
      <w:pPr>
        <w:pStyle w:val="ListParagraph"/>
        <w:numPr>
          <w:ilvl w:val="0"/>
          <w:numId w:val="61"/>
        </w:numPr>
        <w:rPr>
          <w:del w:id="275" w:author="ADMINIBM" w:date="2016-04-11T20:44:00Z"/>
          <w:lang w:eastAsia="zh-CN"/>
        </w:rPr>
      </w:pPr>
      <w:ins w:id="276" w:author="ADMINIBM" w:date="2016-04-11T20:45:00Z">
        <w:r>
          <w:rPr>
            <w:rFonts w:ascii="Arial" w:hAnsi="Arial" w:cs="Arial"/>
            <w:lang w:eastAsia="zh-CN"/>
          </w:rPr>
          <w:t xml:space="preserve">Right Click on the image, and click settings. </w:t>
        </w:r>
      </w:ins>
      <w:del w:id="277" w:author="ADMINIBM" w:date="2016-04-11T20:44:00Z">
        <w:r w:rsidR="002F3289" w:rsidDel="00785294">
          <w:rPr>
            <w:rFonts w:ascii="Arial" w:hAnsi="Arial" w:cs="Arial"/>
            <w:lang w:eastAsia="zh-CN"/>
          </w:rPr>
          <w:delText xml:space="preserve">Provide a “Name of the virtual machine” and a “Storage Path” in the Import Virtual Machine Window. Click </w:delText>
        </w:r>
        <w:r w:rsidR="002F3289" w:rsidDel="00785294">
          <w:rPr>
            <w:rFonts w:ascii="Arial" w:hAnsi="Arial" w:cs="Arial"/>
            <w:b/>
            <w:lang w:eastAsia="zh-CN"/>
          </w:rPr>
          <w:delText>Import.</w:delText>
        </w:r>
      </w:del>
    </w:p>
    <w:p w14:paraId="76253194" w14:textId="41FAD1DC" w:rsidR="002F3289" w:rsidRPr="002F3289" w:rsidDel="00785294" w:rsidRDefault="002F3289" w:rsidP="002F3289">
      <w:pPr>
        <w:pStyle w:val="ListParagraph"/>
        <w:numPr>
          <w:ilvl w:val="0"/>
          <w:numId w:val="61"/>
        </w:numPr>
        <w:rPr>
          <w:del w:id="278" w:author="ADMINIBM" w:date="2016-04-11T20:45:00Z"/>
          <w:rFonts w:ascii="Arial" w:hAnsi="Arial" w:cs="Arial"/>
        </w:rPr>
      </w:pPr>
      <w:del w:id="279" w:author="ADMINIBM" w:date="2016-04-11T20:45:00Z">
        <w:r w:rsidRPr="002F3289" w:rsidDel="00785294">
          <w:rPr>
            <w:rFonts w:ascii="Arial" w:hAnsi="Arial" w:cs="Arial"/>
          </w:rPr>
          <w:delText>Wait for the import to finish (this will take several minutes)</w:delText>
        </w:r>
      </w:del>
    </w:p>
    <w:p w14:paraId="0A944B9B" w14:textId="56A40755" w:rsidR="002F3289" w:rsidRPr="002F3289" w:rsidRDefault="002F3289" w:rsidP="002F3289">
      <w:pPr>
        <w:pStyle w:val="ListParagraph"/>
        <w:numPr>
          <w:ilvl w:val="0"/>
          <w:numId w:val="61"/>
        </w:numPr>
        <w:rPr>
          <w:rFonts w:ascii="Arial" w:hAnsi="Arial" w:cs="Arial"/>
        </w:rPr>
      </w:pPr>
      <w:r w:rsidRPr="002F3289">
        <w:rPr>
          <w:rFonts w:ascii="Arial" w:hAnsi="Arial" w:cs="Arial"/>
        </w:rPr>
        <w:t xml:space="preserve">Change the configuration on each Network Adapter from Bridged to </w:t>
      </w:r>
      <w:r w:rsidRPr="002F3289">
        <w:rPr>
          <w:rFonts w:ascii="Arial" w:hAnsi="Arial" w:cs="Arial"/>
          <w:b/>
        </w:rPr>
        <w:t>NAT</w:t>
      </w:r>
      <w:r w:rsidRPr="002F3289">
        <w:rPr>
          <w:rFonts w:ascii="Arial" w:hAnsi="Arial" w:cs="Arial"/>
        </w:rPr>
        <w:t xml:space="preserve">. </w:t>
      </w:r>
    </w:p>
    <w:p w14:paraId="1E408899" w14:textId="4B645732" w:rsidR="001E399D" w:rsidRDefault="002F3289" w:rsidP="00BE200B">
      <w:pPr>
        <w:pStyle w:val="ListParagraph"/>
        <w:ind w:left="360"/>
        <w:rPr>
          <w:lang w:eastAsia="zh-CN"/>
        </w:rPr>
      </w:pPr>
      <w:r>
        <w:rPr>
          <w:noProof/>
          <w:lang w:val="en-US"/>
        </w:rPr>
        <w:drawing>
          <wp:inline distT="0" distB="0" distL="0" distR="0" wp14:anchorId="58B9F56A" wp14:editId="0F74C1B1">
            <wp:extent cx="3261360" cy="191821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4688" cy="1926054"/>
                    </a:xfrm>
                    <a:prstGeom prst="rect">
                      <a:avLst/>
                    </a:prstGeom>
                  </pic:spPr>
                </pic:pic>
              </a:graphicData>
            </a:graphic>
          </wp:inline>
        </w:drawing>
      </w:r>
    </w:p>
    <w:p w14:paraId="154B44AB" w14:textId="38357815" w:rsidR="00BE200B" w:rsidRPr="00785294" w:rsidRDefault="00BE200B" w:rsidP="00BE200B">
      <w:pPr>
        <w:pStyle w:val="ListParagraph"/>
        <w:numPr>
          <w:ilvl w:val="0"/>
          <w:numId w:val="61"/>
        </w:numPr>
        <w:rPr>
          <w:ins w:id="280" w:author="ADMINIBM" w:date="2016-04-11T20:47:00Z"/>
          <w:rFonts w:ascii="Arial" w:hAnsi="Arial" w:cs="Arial"/>
          <w:rPrChange w:id="281" w:author="ADMINIBM" w:date="2016-04-11T20:47:00Z">
            <w:rPr>
              <w:ins w:id="282" w:author="ADMINIBM" w:date="2016-04-11T20:47:00Z"/>
              <w:rFonts w:ascii="Arial" w:hAnsi="Arial" w:cs="Arial"/>
              <w:b/>
              <w:color w:val="FF0000"/>
            </w:rPr>
          </w:rPrChange>
        </w:rPr>
      </w:pPr>
      <w:r w:rsidRPr="00BE200B">
        <w:rPr>
          <w:rFonts w:ascii="Arial" w:hAnsi="Arial" w:cs="Arial"/>
        </w:rPr>
        <w:t>Power on the virtual machine (it will take a few minutes to boot, but you can continue with the next steps while you wait)</w:t>
      </w:r>
      <w:r>
        <w:rPr>
          <w:rFonts w:ascii="Arial" w:hAnsi="Arial" w:cs="Arial"/>
        </w:rPr>
        <w:t>.</w:t>
      </w:r>
      <w:r w:rsidRPr="00BE200B">
        <w:rPr>
          <w:rFonts w:ascii="Arial" w:hAnsi="Arial" w:cs="Arial"/>
        </w:rPr>
        <w:t xml:space="preserve"> </w:t>
      </w:r>
      <w:r w:rsidRPr="00785294">
        <w:rPr>
          <w:rFonts w:ascii="Arial" w:hAnsi="Arial" w:cs="Arial"/>
          <w:b/>
          <w:rPrChange w:id="283" w:author="ADMINIBM" w:date="2016-04-11T20:47:00Z">
            <w:rPr>
              <w:rFonts w:ascii="Arial" w:hAnsi="Arial" w:cs="Arial"/>
              <w:b/>
              <w:color w:val="FF0000"/>
            </w:rPr>
          </w:rPrChange>
        </w:rPr>
        <w:t xml:space="preserve">Select </w:t>
      </w:r>
      <w:ins w:id="284" w:author="ADMINIBM" w:date="2016-04-11T20:48:00Z">
        <w:r w:rsidR="00916FB1">
          <w:rPr>
            <w:rFonts w:ascii="Arial" w:hAnsi="Arial" w:cs="Arial"/>
            <w:b/>
          </w:rPr>
          <w:t>“</w:t>
        </w:r>
        <w:r w:rsidR="00916FB1">
          <w:rPr>
            <w:rFonts w:ascii="Arial" w:hAnsi="Arial" w:cs="Arial"/>
            <w:b/>
            <w:color w:val="FF0000"/>
          </w:rPr>
          <w:t xml:space="preserve">I </w:t>
        </w:r>
      </w:ins>
      <w:r w:rsidRPr="00510D46">
        <w:rPr>
          <w:rFonts w:ascii="Arial" w:hAnsi="Arial" w:cs="Arial"/>
          <w:b/>
          <w:color w:val="FF0000"/>
        </w:rPr>
        <w:t>move</w:t>
      </w:r>
      <w:ins w:id="285" w:author="ADMINIBM" w:date="2016-04-11T20:48:00Z">
        <w:r w:rsidR="00916FB1">
          <w:rPr>
            <w:rFonts w:ascii="Arial" w:hAnsi="Arial" w:cs="Arial"/>
            <w:b/>
            <w:color w:val="FF0000"/>
          </w:rPr>
          <w:t>d it”</w:t>
        </w:r>
      </w:ins>
      <w:r w:rsidRPr="00510D46">
        <w:rPr>
          <w:rFonts w:ascii="Arial" w:hAnsi="Arial" w:cs="Arial"/>
          <w:b/>
          <w:color w:val="FF0000"/>
        </w:rPr>
        <w:t xml:space="preserve"> </w:t>
      </w:r>
      <w:r w:rsidRPr="00785294">
        <w:rPr>
          <w:rFonts w:ascii="Arial" w:hAnsi="Arial" w:cs="Arial"/>
          <w:b/>
          <w:rPrChange w:id="286" w:author="ADMINIBM" w:date="2016-04-11T20:47:00Z">
            <w:rPr>
              <w:rFonts w:ascii="Arial" w:hAnsi="Arial" w:cs="Arial"/>
              <w:b/>
              <w:color w:val="FF0000"/>
            </w:rPr>
          </w:rPrChange>
        </w:rPr>
        <w:t>when prompted with if the image was copied or moved.</w:t>
      </w:r>
    </w:p>
    <w:p w14:paraId="0D376205" w14:textId="79ADE53F" w:rsidR="00785294" w:rsidRPr="00BE200B" w:rsidRDefault="00785294" w:rsidP="00785294">
      <w:pPr>
        <w:pStyle w:val="ListParagraph"/>
        <w:ind w:left="360"/>
        <w:rPr>
          <w:rFonts w:ascii="Arial" w:hAnsi="Arial" w:cs="Arial"/>
        </w:rPr>
        <w:pPrChange w:id="287" w:author="ADMINIBM" w:date="2016-04-11T20:47:00Z">
          <w:pPr>
            <w:pStyle w:val="ListParagraph"/>
            <w:numPr>
              <w:numId w:val="61"/>
            </w:numPr>
            <w:ind w:left="360" w:hanging="360"/>
          </w:pPr>
        </w:pPrChange>
      </w:pPr>
      <w:ins w:id="288" w:author="ADMINIBM" w:date="2016-04-11T20:47:00Z">
        <w:r>
          <w:rPr>
            <w:noProof/>
          </w:rPr>
          <w:lastRenderedPageBreak/>
          <w:drawing>
            <wp:inline distT="0" distB="0" distL="0" distR="0" wp14:anchorId="1F40AB28" wp14:editId="0EF2EE62">
              <wp:extent cx="3490262" cy="1707028"/>
              <wp:effectExtent l="0" t="0" r="0" b="762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707028"/>
                      </a:xfrm>
                      <a:prstGeom prst="rect">
                        <a:avLst/>
                      </a:prstGeom>
                    </pic:spPr>
                  </pic:pic>
                </a:graphicData>
              </a:graphic>
            </wp:inline>
          </w:drawing>
        </w:r>
      </w:ins>
    </w:p>
    <w:p w14:paraId="361A0A8D" w14:textId="77777777" w:rsidR="001E399D" w:rsidRPr="00862BCC" w:rsidRDefault="001E399D" w:rsidP="001E399D">
      <w:pPr>
        <w:rPr>
          <w:lang w:eastAsia="zh-CN"/>
        </w:rPr>
      </w:pPr>
    </w:p>
    <w:p w14:paraId="113FD457" w14:textId="77777777" w:rsidR="00AA12AD" w:rsidRPr="00243A42" w:rsidRDefault="00AA12AD" w:rsidP="00AA12AD">
      <w:pPr>
        <w:pStyle w:val="Heading5"/>
        <w:rPr>
          <w:shd w:val="clear" w:color="auto" w:fill="FFFFFF"/>
          <w:lang w:val="en-GB"/>
        </w:rPr>
      </w:pPr>
      <w:bookmarkStart w:id="289" w:name="_Toc448176547"/>
      <w:r w:rsidRPr="00243A42">
        <w:rPr>
          <w:shd w:val="clear" w:color="auto" w:fill="FFFFFF"/>
          <w:lang w:val="en-GB"/>
        </w:rPr>
        <w:t>Gateway</w:t>
      </w:r>
      <w:bookmarkEnd w:id="249"/>
      <w:bookmarkEnd w:id="289"/>
    </w:p>
    <w:p w14:paraId="6AF1AB05" w14:textId="5FD0B340" w:rsidR="006810E7" w:rsidRPr="006810E7" w:rsidRDefault="00AA12AD" w:rsidP="006810E7">
      <w:pPr>
        <w:pStyle w:val="ListParagraph"/>
        <w:numPr>
          <w:ilvl w:val="0"/>
          <w:numId w:val="65"/>
        </w:numPr>
        <w:rPr>
          <w:ins w:id="290" w:author="ADMINIBM" w:date="2016-04-11T21:31:00Z"/>
          <w:rFonts w:ascii="Arial" w:hAnsi="Arial" w:cs="Arial"/>
          <w:rPrChange w:id="291" w:author="ADMINIBM" w:date="2016-04-11T21:35:00Z">
            <w:rPr>
              <w:ins w:id="292" w:author="ADMINIBM" w:date="2016-04-11T21:31:00Z"/>
              <w:rFonts w:cs="Arial"/>
            </w:rPr>
          </w:rPrChange>
        </w:rPr>
        <w:pPrChange w:id="293" w:author="ADMINIBM" w:date="2016-04-11T21:31:00Z">
          <w:pPr>
            <w:spacing w:before="0" w:after="200" w:line="276" w:lineRule="auto"/>
            <w:contextualSpacing/>
          </w:pPr>
        </w:pPrChange>
      </w:pPr>
      <w:del w:id="294" w:author="ADMINIBM" w:date="2016-04-11T21:30:00Z">
        <w:r w:rsidRPr="006810E7" w:rsidDel="006810E7">
          <w:rPr>
            <w:rFonts w:ascii="Arial" w:hAnsi="Arial" w:cs="Arial"/>
            <w:rPrChange w:id="295" w:author="ADMINIBM" w:date="2016-04-11T21:35:00Z">
              <w:rPr/>
            </w:rPrChange>
          </w:rPr>
          <w:delText xml:space="preserve">1. </w:delText>
        </w:r>
        <w:r w:rsidRPr="006810E7" w:rsidDel="006810E7">
          <w:rPr>
            <w:rFonts w:ascii="Arial" w:hAnsi="Arial" w:cs="Arial"/>
            <w:rPrChange w:id="296" w:author="ADMINIBM" w:date="2016-04-11T21:35:00Z">
              <w:rPr/>
            </w:rPrChange>
          </w:rPr>
          <w:delText xml:space="preserve">Open the OVA file in VMware Workstation. Right click the OVA file and click </w:delText>
        </w:r>
        <w:r w:rsidRPr="006810E7" w:rsidDel="006810E7">
          <w:rPr>
            <w:rFonts w:ascii="Arial" w:hAnsi="Arial" w:cs="Arial"/>
            <w:i/>
            <w:rPrChange w:id="297" w:author="ADMINIBM" w:date="2016-04-11T21:35:00Z">
              <w:rPr>
                <w:i/>
              </w:rPr>
            </w:rPrChange>
          </w:rPr>
          <w:delText>Open With VMware Workstation</w:delText>
        </w:r>
        <w:r w:rsidRPr="006810E7" w:rsidDel="006810E7">
          <w:rPr>
            <w:rFonts w:ascii="Arial" w:hAnsi="Arial" w:cs="Arial"/>
            <w:rPrChange w:id="298" w:author="ADMINIBM" w:date="2016-04-11T21:35:00Z">
              <w:rPr/>
            </w:rPrChange>
          </w:rPr>
          <w:delText>.</w:delText>
        </w:r>
      </w:del>
      <w:ins w:id="299" w:author="ADMINIBM" w:date="2016-04-11T21:30:00Z">
        <w:r w:rsidR="006810E7" w:rsidRPr="006810E7">
          <w:rPr>
            <w:rFonts w:ascii="Arial" w:hAnsi="Arial" w:cs="Arial"/>
            <w:rPrChange w:id="300" w:author="ADMINIBM" w:date="2016-04-11T21:35:00Z">
              <w:rPr/>
            </w:rPrChange>
          </w:rPr>
          <w:t>Unzip the Gateway zip file (DataPower-IDG-7.5.0.0.zip).</w:t>
        </w:r>
      </w:ins>
    </w:p>
    <w:p w14:paraId="52EC5C75" w14:textId="384F10D9" w:rsidR="006810E7" w:rsidDel="006810E7" w:rsidRDefault="006810E7" w:rsidP="006810E7">
      <w:pPr>
        <w:pStyle w:val="ListParagraph"/>
        <w:numPr>
          <w:ilvl w:val="0"/>
          <w:numId w:val="65"/>
        </w:numPr>
        <w:rPr>
          <w:del w:id="301" w:author="ADMINIBM" w:date="2016-04-11T21:35:00Z"/>
          <w:rFonts w:ascii="Arial" w:hAnsi="Arial" w:cs="Arial"/>
        </w:rPr>
        <w:pPrChange w:id="302" w:author="ADMINIBM" w:date="2016-04-11T21:35:00Z">
          <w:pPr>
            <w:spacing w:before="0" w:after="200" w:line="276" w:lineRule="auto"/>
          </w:pPr>
        </w:pPrChange>
      </w:pPr>
      <w:ins w:id="303" w:author="ADMINIBM" w:date="2016-04-11T21:35:00Z">
        <w:r w:rsidRPr="006810E7">
          <w:rPr>
            <w:rFonts w:ascii="Arial" w:hAnsi="Arial" w:cs="Arial"/>
            <w:rPrChange w:id="304" w:author="ADMINIBM" w:date="2016-04-11T21:35:00Z">
              <w:rPr>
                <w:rFonts w:cs="Arial"/>
              </w:rPr>
            </w:rPrChange>
          </w:rPr>
          <w:t>Go</w:t>
        </w:r>
      </w:ins>
      <w:ins w:id="305" w:author="ADMINIBM" w:date="2016-04-11T21:32:00Z">
        <w:r w:rsidRPr="006810E7">
          <w:rPr>
            <w:rFonts w:ascii="Arial" w:hAnsi="Arial" w:cs="Arial"/>
            <w:rPrChange w:id="306" w:author="ADMINIBM" w:date="2016-04-11T21:35:00Z">
              <w:rPr/>
            </w:rPrChange>
          </w:rPr>
          <w:t xml:space="preserve"> to VMWare Workstation. Go to File </w:t>
        </w:r>
        <w:r w:rsidRPr="006810E7">
          <w:rPr>
            <w:rFonts w:ascii="Arial" w:hAnsi="Arial" w:cs="Arial"/>
            <w:rPrChange w:id="307" w:author="ADMINIBM" w:date="2016-04-11T21:35:00Z">
              <w:rPr/>
            </w:rPrChange>
          </w:rPr>
          <w:sym w:font="Wingdings" w:char="F0E0"/>
        </w:r>
        <w:r w:rsidRPr="006810E7">
          <w:rPr>
            <w:rFonts w:ascii="Arial" w:hAnsi="Arial" w:cs="Arial"/>
            <w:rPrChange w:id="308" w:author="ADMINIBM" w:date="2016-04-11T21:35:00Z">
              <w:rPr/>
            </w:rPrChange>
          </w:rPr>
          <w:t xml:space="preserve"> Open </w:t>
        </w:r>
        <w:r w:rsidRPr="006810E7">
          <w:rPr>
            <w:rFonts w:ascii="Arial" w:hAnsi="Arial" w:cs="Arial"/>
            <w:rPrChange w:id="309" w:author="ADMINIBM" w:date="2016-04-11T21:35:00Z">
              <w:rPr/>
            </w:rPrChange>
          </w:rPr>
          <w:sym w:font="Wingdings" w:char="F0E0"/>
        </w:r>
        <w:r w:rsidRPr="006810E7">
          <w:rPr>
            <w:rFonts w:ascii="Arial" w:hAnsi="Arial" w:cs="Arial"/>
            <w:rPrChange w:id="310" w:author="ADMINIBM" w:date="2016-04-11T21:35:00Z">
              <w:rPr/>
            </w:rPrChange>
          </w:rPr>
          <w:t xml:space="preserve"> Locate the .vmx file (DataPower-IDG-7.5.0.0 20160330.vmx).</w:t>
        </w:r>
      </w:ins>
      <w:ins w:id="311" w:author="ADMINIBM" w:date="2016-04-11T21:43:00Z">
        <w:r w:rsidR="002C24C4">
          <w:rPr>
            <w:rFonts w:ascii="Arial" w:hAnsi="Arial" w:cs="Arial"/>
          </w:rPr>
          <w:t xml:space="preserve"> Click on Open.</w:t>
        </w:r>
      </w:ins>
    </w:p>
    <w:p w14:paraId="1DF67CDA" w14:textId="77777777" w:rsidR="006810E7" w:rsidRPr="006810E7" w:rsidRDefault="006810E7" w:rsidP="006810E7">
      <w:pPr>
        <w:pStyle w:val="ListParagraph"/>
        <w:numPr>
          <w:ilvl w:val="0"/>
          <w:numId w:val="65"/>
        </w:numPr>
        <w:rPr>
          <w:ins w:id="312" w:author="ADMINIBM" w:date="2016-04-11T21:37:00Z"/>
          <w:rFonts w:ascii="Arial" w:hAnsi="Arial" w:cs="Arial"/>
          <w:rPrChange w:id="313" w:author="ADMINIBM" w:date="2016-04-11T21:35:00Z">
            <w:rPr>
              <w:ins w:id="314" w:author="ADMINIBM" w:date="2016-04-11T21:37:00Z"/>
            </w:rPr>
          </w:rPrChange>
        </w:rPr>
        <w:pPrChange w:id="315" w:author="ADMINIBM" w:date="2016-04-11T21:35:00Z">
          <w:pPr>
            <w:spacing w:before="0" w:after="200" w:line="276" w:lineRule="auto"/>
            <w:contextualSpacing/>
          </w:pPr>
        </w:pPrChange>
      </w:pPr>
    </w:p>
    <w:p w14:paraId="4002C540" w14:textId="4C4626CE" w:rsidR="006810E7" w:rsidRPr="006810E7" w:rsidRDefault="002C24C4" w:rsidP="006810E7">
      <w:pPr>
        <w:pStyle w:val="ListParagraph"/>
        <w:numPr>
          <w:ilvl w:val="0"/>
          <w:numId w:val="65"/>
        </w:numPr>
        <w:rPr>
          <w:ins w:id="316" w:author="ADMINIBM" w:date="2016-04-11T21:37:00Z"/>
          <w:rFonts w:ascii="Arial" w:hAnsi="Arial" w:cs="Arial"/>
          <w:rPrChange w:id="317" w:author="ADMINIBM" w:date="2016-04-11T21:38:00Z">
            <w:rPr>
              <w:ins w:id="318" w:author="ADMINIBM" w:date="2016-04-11T21:37:00Z"/>
            </w:rPr>
          </w:rPrChange>
        </w:rPr>
        <w:pPrChange w:id="319" w:author="ADMINIBM" w:date="2016-04-11T21:37:00Z">
          <w:pPr>
            <w:spacing w:before="0" w:after="200" w:line="276" w:lineRule="auto"/>
            <w:contextualSpacing/>
          </w:pPr>
        </w:pPrChange>
      </w:pPr>
      <w:ins w:id="320" w:author="ADMINIBM" w:date="2016-04-11T21:44:00Z">
        <w:r>
          <w:rPr>
            <w:rFonts w:ascii="Arial" w:hAnsi="Arial" w:cs="Arial"/>
          </w:rPr>
          <w:t xml:space="preserve">Right click the vmx file, and click on settings. </w:t>
        </w:r>
      </w:ins>
      <w:ins w:id="321" w:author="ADMINIBM" w:date="2016-04-11T21:37:00Z">
        <w:r w:rsidR="006810E7" w:rsidRPr="006810E7">
          <w:rPr>
            <w:rFonts w:ascii="Arial" w:hAnsi="Arial" w:cs="Arial"/>
            <w:rPrChange w:id="322" w:author="ADMINIBM" w:date="2016-04-11T21:38:00Z">
              <w:rPr/>
            </w:rPrChange>
          </w:rPr>
          <w:t xml:space="preserve">Change </w:t>
        </w:r>
        <w:r w:rsidR="006810E7" w:rsidRPr="006810E7">
          <w:rPr>
            <w:rFonts w:ascii="Arial" w:hAnsi="Arial" w:cs="Arial"/>
            <w:rPrChange w:id="323" w:author="ADMINIBM" w:date="2016-04-11T21:38:00Z">
              <w:rPr/>
            </w:rPrChange>
          </w:rPr>
          <w:t xml:space="preserve">the configuration on each Network Adapter from Bridged to </w:t>
        </w:r>
        <w:r w:rsidR="006810E7" w:rsidRPr="006810E7">
          <w:rPr>
            <w:rFonts w:ascii="Arial" w:hAnsi="Arial" w:cs="Arial"/>
            <w:b/>
            <w:rPrChange w:id="324" w:author="ADMINIBM" w:date="2016-04-11T21:38:00Z">
              <w:rPr>
                <w:b/>
              </w:rPr>
            </w:rPrChange>
          </w:rPr>
          <w:t>NAT</w:t>
        </w:r>
        <w:r w:rsidR="006810E7" w:rsidRPr="006810E7">
          <w:rPr>
            <w:rFonts w:ascii="Arial" w:hAnsi="Arial" w:cs="Arial"/>
            <w:rPrChange w:id="325" w:author="ADMINIBM" w:date="2016-04-11T21:38:00Z">
              <w:rPr/>
            </w:rPrChange>
          </w:rPr>
          <w:t>. Note you only need to do this for eth0 and eth1, but it’s easier to do it for all 4 network adapters in case you want to configure more interfaces in future.</w:t>
        </w:r>
      </w:ins>
    </w:p>
    <w:p w14:paraId="1E3B3BBB" w14:textId="7E307F45" w:rsidR="00AA12AD" w:rsidRPr="006810E7" w:rsidDel="006810E7" w:rsidRDefault="00AA12AD" w:rsidP="006810E7">
      <w:pPr>
        <w:pStyle w:val="ListParagraph"/>
        <w:numPr>
          <w:ilvl w:val="0"/>
          <w:numId w:val="65"/>
        </w:numPr>
        <w:rPr>
          <w:del w:id="326" w:author="ADMINIBM" w:date="2016-04-11T21:38:00Z"/>
          <w:rFonts w:ascii="Arial" w:hAnsi="Arial" w:cs="Arial"/>
          <w:rPrChange w:id="327" w:author="ADMINIBM" w:date="2016-04-11T21:35:00Z">
            <w:rPr>
              <w:del w:id="328" w:author="ADMINIBM" w:date="2016-04-11T21:38:00Z"/>
            </w:rPr>
          </w:rPrChange>
        </w:rPr>
        <w:pPrChange w:id="329" w:author="ADMINIBM" w:date="2016-04-11T21:35:00Z">
          <w:pPr>
            <w:spacing w:before="0" w:after="200" w:line="276" w:lineRule="auto"/>
          </w:pPr>
        </w:pPrChange>
      </w:pP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D708CD" w:rsidDel="006810E7" w14:paraId="1BB23BF4" w14:textId="5B1942D9" w:rsidTr="00C3619B">
        <w:trPr>
          <w:cantSplit/>
          <w:trHeight w:val="1006"/>
          <w:del w:id="330" w:author="ADMINIBM" w:date="2016-04-11T21:35:00Z"/>
        </w:trPr>
        <w:tc>
          <w:tcPr>
            <w:tcW w:w="1102" w:type="dxa"/>
            <w:shd w:val="clear" w:color="auto" w:fill="E0E0E0"/>
            <w:vAlign w:val="center"/>
          </w:tcPr>
          <w:p w14:paraId="616F3E96" w14:textId="258F733A" w:rsidR="00AA12AD" w:rsidRPr="001E3096" w:rsidDel="006810E7" w:rsidRDefault="00AA12AD" w:rsidP="00C3619B">
            <w:pPr>
              <w:pStyle w:val="TableText"/>
              <w:rPr>
                <w:del w:id="331" w:author="ADMINIBM" w:date="2016-04-11T21:35:00Z"/>
              </w:rPr>
            </w:pPr>
            <w:del w:id="332" w:author="ADMINIBM" w:date="2016-04-11T21:35:00Z">
              <w:r w:rsidDel="006810E7">
                <w:rPr>
                  <w:noProof/>
                  <w:lang w:eastAsia="en-US"/>
                </w:rPr>
                <w:drawing>
                  <wp:inline distT="0" distB="0" distL="0" distR="0" wp14:anchorId="5EC13FC6" wp14:editId="36B87D00">
                    <wp:extent cx="532765" cy="532765"/>
                    <wp:effectExtent l="0" t="0" r="635" b="0"/>
                    <wp:docPr id="400"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del>
          </w:p>
        </w:tc>
        <w:tc>
          <w:tcPr>
            <w:tcW w:w="8733" w:type="dxa"/>
            <w:shd w:val="clear" w:color="auto" w:fill="E0E0E0"/>
            <w:vAlign w:val="center"/>
          </w:tcPr>
          <w:p w14:paraId="03C0EF8A" w14:textId="36B86576" w:rsidR="00AA12AD" w:rsidRPr="006B76B1" w:rsidDel="006810E7" w:rsidRDefault="00AA12AD" w:rsidP="00C3619B">
            <w:pPr>
              <w:pStyle w:val="InformationBoxBody"/>
              <w:keepNext/>
              <w:rPr>
                <w:del w:id="333" w:author="ADMINIBM" w:date="2016-04-11T21:35:00Z"/>
                <w:sz w:val="22"/>
                <w:szCs w:val="22"/>
              </w:rPr>
            </w:pPr>
            <w:del w:id="334" w:author="ADMINIBM" w:date="2016-04-11T21:35:00Z">
              <w:r w:rsidDel="006810E7">
                <w:rPr>
                  <w:rFonts w:cs="Arial"/>
                  <w:sz w:val="22"/>
                  <w:szCs w:val="22"/>
                  <w:lang w:val="en-GB"/>
                </w:rPr>
                <w:delText>I</w:delText>
              </w:r>
              <w:r w:rsidRPr="006B76B1" w:rsidDel="006810E7">
                <w:rPr>
                  <w:rFonts w:cs="Arial"/>
                  <w:sz w:val="22"/>
                  <w:szCs w:val="22"/>
                  <w:lang w:val="en-GB"/>
                </w:rPr>
                <w:delText xml:space="preserve">f you get the error </w:delText>
              </w:r>
              <w:r w:rsidRPr="006B76B1" w:rsidDel="006810E7">
                <w:rPr>
                  <w:rFonts w:cs="Arial"/>
                  <w:b/>
                  <w:sz w:val="22"/>
                  <w:szCs w:val="22"/>
                  <w:lang w:val="en-GB"/>
                </w:rPr>
                <w:delText>Binary translation is incompatible with long mode on this platform. Disabling long mode</w:delText>
              </w:r>
              <w:r w:rsidDel="006810E7">
                <w:rPr>
                  <w:rFonts w:cs="Arial"/>
                  <w:sz w:val="22"/>
                  <w:szCs w:val="22"/>
                  <w:lang w:val="en-GB"/>
                </w:rPr>
                <w:delText xml:space="preserve">, see </w:delText>
              </w:r>
              <w:r w:rsidRPr="006B76B1" w:rsidDel="006810E7">
                <w:rPr>
                  <w:rFonts w:cs="Arial"/>
                  <w:b/>
                  <w:sz w:val="22"/>
                  <w:szCs w:val="22"/>
                  <w:lang w:val="en-GB"/>
                </w:rPr>
                <w:delText xml:space="preserve">Appendix </w:delText>
              </w:r>
              <w:r w:rsidDel="006810E7">
                <w:rPr>
                  <w:rFonts w:cs="Arial"/>
                  <w:b/>
                  <w:sz w:val="22"/>
                  <w:szCs w:val="22"/>
                  <w:lang w:val="en-GB"/>
                </w:rPr>
                <w:delText xml:space="preserve">B - </w:delText>
              </w:r>
              <w:r w:rsidRPr="006B76B1" w:rsidDel="006810E7">
                <w:rPr>
                  <w:rFonts w:cs="Arial"/>
                  <w:b/>
                  <w:sz w:val="22"/>
                  <w:szCs w:val="22"/>
                  <w:lang w:val="en-GB"/>
                </w:rPr>
                <w:delText>Troubleshooting</w:delText>
              </w:r>
              <w:r w:rsidRPr="006B76B1" w:rsidDel="006810E7">
                <w:rPr>
                  <w:rFonts w:cs="Arial"/>
                  <w:sz w:val="22"/>
                  <w:szCs w:val="22"/>
                  <w:lang w:val="en-GB"/>
                </w:rPr>
                <w:delText xml:space="preserve"> </w:delText>
              </w:r>
              <w:r w:rsidDel="006810E7">
                <w:rPr>
                  <w:rFonts w:cs="Arial"/>
                  <w:sz w:val="22"/>
                  <w:szCs w:val="22"/>
                  <w:lang w:val="en-GB"/>
                </w:rPr>
                <w:delText>for steps to take to remove this computer system issue.</w:delText>
              </w:r>
            </w:del>
          </w:p>
        </w:tc>
      </w:tr>
    </w:tbl>
    <w:p w14:paraId="1FB2C9AC" w14:textId="732656A5" w:rsidR="00AA12AD" w:rsidRPr="00243A42" w:rsidDel="006810E7" w:rsidRDefault="00AA12AD" w:rsidP="00AA12AD">
      <w:pPr>
        <w:spacing w:before="0" w:after="200" w:line="276" w:lineRule="auto"/>
        <w:rPr>
          <w:del w:id="335" w:author="ADMINIBM" w:date="2016-04-11T21:35:00Z"/>
          <w:rFonts w:cs="Arial"/>
          <w:szCs w:val="22"/>
          <w:lang w:val="en-GB"/>
        </w:rPr>
      </w:pPr>
    </w:p>
    <w:p w14:paraId="28EF90A5" w14:textId="571F9A32" w:rsidR="00AA12AD" w:rsidRPr="00243A42" w:rsidDel="006810E7" w:rsidRDefault="00AA12AD" w:rsidP="00AA12AD">
      <w:pPr>
        <w:spacing w:before="0" w:after="200" w:line="276" w:lineRule="auto"/>
        <w:contextualSpacing/>
        <w:rPr>
          <w:del w:id="336" w:author="ADMINIBM" w:date="2016-04-11T21:35:00Z"/>
          <w:rFonts w:cs="Arial"/>
          <w:szCs w:val="22"/>
          <w:lang w:val="en-GB"/>
        </w:rPr>
      </w:pPr>
      <w:del w:id="337" w:author="ADMINIBM" w:date="2016-04-11T21:35:00Z">
        <w:r w:rsidDel="006810E7">
          <w:rPr>
            <w:rFonts w:cs="Arial"/>
            <w:szCs w:val="22"/>
            <w:lang w:val="en-GB"/>
          </w:rPr>
          <w:delText xml:space="preserve">2. </w:delText>
        </w:r>
        <w:r w:rsidRPr="00243A42" w:rsidDel="006810E7">
          <w:rPr>
            <w:rFonts w:cs="Arial"/>
            <w:szCs w:val="22"/>
            <w:lang w:val="en-GB"/>
          </w:rPr>
          <w:delText xml:space="preserve">Provide a “Name for the virtual machine” and a “Storage path for the new virtual machine” in the Import Virtual Machine Window.  Click </w:delText>
        </w:r>
        <w:r w:rsidRPr="00243A42" w:rsidDel="006810E7">
          <w:rPr>
            <w:rFonts w:cs="Arial"/>
            <w:b/>
            <w:szCs w:val="22"/>
            <w:lang w:val="en-GB"/>
          </w:rPr>
          <w:delText>Import</w:delText>
        </w:r>
        <w:r w:rsidRPr="00243A42" w:rsidDel="006810E7">
          <w:rPr>
            <w:rFonts w:cs="Arial"/>
            <w:szCs w:val="22"/>
            <w:lang w:val="en-GB"/>
          </w:rPr>
          <w:delText>.</w:delText>
        </w:r>
      </w:del>
    </w:p>
    <w:p w14:paraId="098CD686" w14:textId="726B5DB5" w:rsidR="00AA12AD" w:rsidRPr="00243A42" w:rsidDel="006810E7" w:rsidRDefault="00AA12AD" w:rsidP="00AA12AD">
      <w:pPr>
        <w:spacing w:before="0" w:after="200" w:line="276" w:lineRule="auto"/>
        <w:contextualSpacing/>
        <w:rPr>
          <w:del w:id="338" w:author="ADMINIBM" w:date="2016-04-11T21:35:00Z"/>
          <w:rFonts w:cs="Arial"/>
          <w:szCs w:val="22"/>
          <w:lang w:val="en-GB"/>
        </w:rPr>
      </w:pPr>
      <w:del w:id="339" w:author="ADMINIBM" w:date="2016-04-11T21:35:00Z">
        <w:r w:rsidDel="006810E7">
          <w:rPr>
            <w:noProof/>
          </w:rPr>
          <w:drawing>
            <wp:inline distT="0" distB="0" distL="0" distR="0" wp14:anchorId="5EA03C52" wp14:editId="2F1B6053">
              <wp:extent cx="2813302" cy="178067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27818" cy="1789862"/>
                      </a:xfrm>
                      <a:prstGeom prst="rect">
                        <a:avLst/>
                      </a:prstGeom>
                    </pic:spPr>
                  </pic:pic>
                </a:graphicData>
              </a:graphic>
            </wp:inline>
          </w:drawing>
        </w:r>
      </w:del>
    </w:p>
    <w:p w14:paraId="7B0E7837" w14:textId="73171A72" w:rsidR="00AA12AD" w:rsidRPr="00243A42" w:rsidDel="006810E7" w:rsidRDefault="00AA12AD" w:rsidP="00AA12AD">
      <w:pPr>
        <w:spacing w:before="0" w:after="200" w:line="276" w:lineRule="auto"/>
        <w:contextualSpacing/>
        <w:rPr>
          <w:del w:id="340" w:author="ADMINIBM" w:date="2016-04-11T21:35:00Z"/>
          <w:rFonts w:cs="Arial"/>
          <w:szCs w:val="22"/>
          <w:lang w:val="en-GB"/>
        </w:rPr>
      </w:pPr>
      <w:del w:id="341" w:author="ADMINIBM" w:date="2016-04-11T21:35:00Z">
        <w:r w:rsidDel="006810E7">
          <w:rPr>
            <w:rFonts w:cs="Arial"/>
            <w:szCs w:val="22"/>
            <w:lang w:val="en-GB"/>
          </w:rPr>
          <w:delText xml:space="preserve">3. </w:delText>
        </w:r>
        <w:r w:rsidRPr="00243A42" w:rsidDel="006810E7">
          <w:rPr>
            <w:rFonts w:cs="Arial"/>
            <w:szCs w:val="22"/>
            <w:lang w:val="en-GB"/>
          </w:rPr>
          <w:delText>Accept the license agreement</w:delText>
        </w:r>
        <w:r w:rsidR="007602F9" w:rsidDel="006810E7">
          <w:rPr>
            <w:rFonts w:cs="Arial"/>
            <w:szCs w:val="22"/>
            <w:lang w:val="en-GB"/>
          </w:rPr>
          <w:delText xml:space="preserve"> [it is reportedly blank in some cases]</w:delText>
        </w:r>
      </w:del>
    </w:p>
    <w:p w14:paraId="7526D641" w14:textId="3A2FD0A1" w:rsidR="00AA12AD" w:rsidRPr="00243A42" w:rsidDel="006810E7" w:rsidRDefault="00AA12AD" w:rsidP="00AA12AD">
      <w:pPr>
        <w:spacing w:before="0" w:after="200" w:line="276" w:lineRule="auto"/>
        <w:contextualSpacing/>
        <w:rPr>
          <w:del w:id="342" w:author="ADMINIBM" w:date="2016-04-11T21:35:00Z"/>
          <w:rFonts w:cs="Arial"/>
          <w:szCs w:val="22"/>
          <w:lang w:val="en-GB"/>
        </w:rPr>
      </w:pPr>
      <w:del w:id="343" w:author="ADMINIBM" w:date="2016-04-11T21:35:00Z">
        <w:r w:rsidDel="006810E7">
          <w:rPr>
            <w:rFonts w:cs="Arial"/>
            <w:szCs w:val="22"/>
            <w:lang w:val="en-GB"/>
          </w:rPr>
          <w:delText xml:space="preserve">4. </w:delText>
        </w:r>
        <w:r w:rsidRPr="00243A42" w:rsidDel="006810E7">
          <w:rPr>
            <w:rFonts w:cs="Arial"/>
            <w:szCs w:val="22"/>
            <w:lang w:val="en-GB"/>
          </w:rPr>
          <w:delText>Wait for the import to finish (this will take several minutes)</w:delText>
        </w:r>
      </w:del>
    </w:p>
    <w:p w14:paraId="6DF67A9D" w14:textId="55637C32" w:rsidR="00AA12AD" w:rsidRPr="00243A42" w:rsidDel="006810E7" w:rsidRDefault="00AA12AD" w:rsidP="00AA12AD">
      <w:pPr>
        <w:spacing w:before="0" w:after="200" w:line="276" w:lineRule="auto"/>
        <w:contextualSpacing/>
        <w:rPr>
          <w:del w:id="344" w:author="ADMINIBM" w:date="2016-04-11T21:38:00Z"/>
          <w:rFonts w:cs="Arial"/>
          <w:szCs w:val="22"/>
          <w:lang w:val="en-GB"/>
        </w:rPr>
      </w:pPr>
      <w:del w:id="345" w:author="ADMINIBM" w:date="2016-04-11T21:36:00Z">
        <w:r w:rsidDel="006810E7">
          <w:rPr>
            <w:rFonts w:cs="Arial"/>
            <w:szCs w:val="22"/>
            <w:lang w:val="en-GB"/>
          </w:rPr>
          <w:delText>5</w:delText>
        </w:r>
      </w:del>
      <w:del w:id="346" w:author="ADMINIBM" w:date="2016-04-11T21:37:00Z">
        <w:r w:rsidDel="006810E7">
          <w:rPr>
            <w:rFonts w:cs="Arial"/>
            <w:szCs w:val="22"/>
            <w:lang w:val="en-GB"/>
          </w:rPr>
          <w:delText>.</w:delText>
        </w:r>
      </w:del>
      <w:del w:id="347" w:author="ADMINIBM" w:date="2016-04-11T21:36:00Z">
        <w:r w:rsidDel="006810E7">
          <w:rPr>
            <w:rFonts w:cs="Arial"/>
            <w:szCs w:val="22"/>
            <w:lang w:val="en-GB"/>
          </w:rPr>
          <w:delText xml:space="preserve"> </w:delText>
        </w:r>
      </w:del>
      <w:del w:id="348" w:author="ADMINIBM" w:date="2016-04-11T21:38:00Z">
        <w:r w:rsidRPr="00243A42" w:rsidDel="006810E7">
          <w:rPr>
            <w:rFonts w:cs="Arial"/>
            <w:szCs w:val="22"/>
            <w:lang w:val="en-GB"/>
          </w:rPr>
          <w:delText xml:space="preserve">Change the configuration on </w:delText>
        </w:r>
        <w:r w:rsidR="007602F9" w:rsidDel="006810E7">
          <w:rPr>
            <w:rFonts w:cs="Arial"/>
            <w:szCs w:val="22"/>
            <w:lang w:val="en-GB"/>
          </w:rPr>
          <w:delText>each</w:delText>
        </w:r>
        <w:r w:rsidRPr="00243A42" w:rsidDel="006810E7">
          <w:rPr>
            <w:rFonts w:cs="Arial"/>
            <w:szCs w:val="22"/>
            <w:lang w:val="en-GB"/>
          </w:rPr>
          <w:delText xml:space="preserve"> Network Adapter from </w:delText>
        </w:r>
        <w:r w:rsidDel="006810E7">
          <w:rPr>
            <w:rFonts w:cs="Arial"/>
            <w:szCs w:val="22"/>
            <w:lang w:val="en-GB"/>
          </w:rPr>
          <w:delText>B</w:delText>
        </w:r>
        <w:r w:rsidRPr="00243A42" w:rsidDel="006810E7">
          <w:rPr>
            <w:rFonts w:cs="Arial"/>
            <w:szCs w:val="22"/>
            <w:lang w:val="en-GB"/>
          </w:rPr>
          <w:delText xml:space="preserve">ridged to </w:delText>
        </w:r>
        <w:r w:rsidRPr="00F47F2D" w:rsidDel="006810E7">
          <w:rPr>
            <w:rFonts w:cs="Arial"/>
            <w:b/>
            <w:szCs w:val="22"/>
            <w:lang w:val="en-GB"/>
          </w:rPr>
          <w:delText>NAT</w:delText>
        </w:r>
        <w:r w:rsidRPr="00243A42" w:rsidDel="006810E7">
          <w:rPr>
            <w:rFonts w:cs="Arial"/>
            <w:szCs w:val="22"/>
            <w:lang w:val="en-GB"/>
          </w:rPr>
          <w:delText>. Note you only need to do this for eth0</w:delText>
        </w:r>
        <w:r w:rsidR="007602F9" w:rsidDel="006810E7">
          <w:rPr>
            <w:rFonts w:cs="Arial"/>
            <w:szCs w:val="22"/>
            <w:lang w:val="en-GB"/>
          </w:rPr>
          <w:delText xml:space="preserve"> and eth1</w:delText>
        </w:r>
        <w:r w:rsidRPr="00243A42" w:rsidDel="006810E7">
          <w:rPr>
            <w:rFonts w:cs="Arial"/>
            <w:szCs w:val="22"/>
            <w:lang w:val="en-GB"/>
          </w:rPr>
          <w:delText>, but</w:delText>
        </w:r>
        <w:r w:rsidR="002611E0" w:rsidDel="006810E7">
          <w:rPr>
            <w:rFonts w:cs="Arial"/>
            <w:szCs w:val="22"/>
            <w:lang w:val="en-GB"/>
          </w:rPr>
          <w:delText xml:space="preserve"> it’s easier to do it for all 4 </w:delText>
        </w:r>
        <w:r w:rsidRPr="00243A42" w:rsidDel="006810E7">
          <w:rPr>
            <w:rFonts w:cs="Arial"/>
            <w:szCs w:val="22"/>
            <w:lang w:val="en-GB"/>
          </w:rPr>
          <w:delText>network adapters in case you want to configure more interfaces in future.</w:delText>
        </w:r>
      </w:del>
    </w:p>
    <w:p w14:paraId="23CAD4BE" w14:textId="77777777" w:rsidR="00AA12AD" w:rsidRPr="00243A42" w:rsidRDefault="00AA12AD" w:rsidP="00AA12AD">
      <w:pPr>
        <w:spacing w:before="0" w:after="200" w:line="276" w:lineRule="auto"/>
        <w:contextualSpacing/>
        <w:rPr>
          <w:rFonts w:cs="Arial"/>
          <w:szCs w:val="22"/>
          <w:lang w:val="en-GB"/>
        </w:rPr>
      </w:pPr>
      <w:r w:rsidRPr="00243A42">
        <w:rPr>
          <w:rFonts w:cs="Arial"/>
          <w:noProof/>
        </w:rPr>
        <w:drawing>
          <wp:inline distT="0" distB="0" distL="0" distR="0" wp14:anchorId="0A7CC633" wp14:editId="6FCC4028">
            <wp:extent cx="6063530" cy="3344779"/>
            <wp:effectExtent l="0" t="0" r="0" b="825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69710" cy="3348188"/>
                    </a:xfrm>
                    <a:prstGeom prst="rect">
                      <a:avLst/>
                    </a:prstGeom>
                  </pic:spPr>
                </pic:pic>
              </a:graphicData>
            </a:graphic>
          </wp:inline>
        </w:drawing>
      </w:r>
    </w:p>
    <w:p w14:paraId="375052AB" w14:textId="77777777" w:rsidR="00AA12AD" w:rsidRDefault="00AA12AD" w:rsidP="00AA12AD">
      <w:pPr>
        <w:spacing w:before="0" w:after="200" w:line="276" w:lineRule="auto"/>
        <w:contextualSpacing/>
        <w:rPr>
          <w:rFonts w:cs="Arial"/>
          <w:szCs w:val="22"/>
          <w:lang w:val="en-GB"/>
        </w:rPr>
      </w:pPr>
    </w:p>
    <w:p w14:paraId="1F803534" w14:textId="23AB9577" w:rsidR="00AA12AD" w:rsidRDefault="00C90253" w:rsidP="00AA12AD">
      <w:pPr>
        <w:spacing w:before="0" w:after="200" w:line="276" w:lineRule="auto"/>
        <w:contextualSpacing/>
        <w:rPr>
          <w:rFonts w:cs="Arial"/>
          <w:b/>
          <w:szCs w:val="22"/>
          <w:lang w:val="en-GB"/>
        </w:rPr>
      </w:pPr>
      <w:moveFromRangeStart w:id="349" w:author="ADMINIBM" w:date="2016-04-11T21:45:00Z" w:name="move448174451"/>
      <w:moveFrom w:id="350" w:author="ADMINIBM" w:date="2016-04-11T21:45:00Z">
        <w:r w:rsidRPr="00C90253" w:rsidDel="002C24C4">
          <w:rPr>
            <w:rFonts w:cs="Arial"/>
            <w:color w:val="FF0000"/>
            <w:szCs w:val="22"/>
            <w:lang w:val="en-GB"/>
          </w:rPr>
          <w:t>According to the DataPower 7.5.</w:t>
        </w:r>
        <w:r w:rsidR="00AA12AD" w:rsidRPr="00C90253" w:rsidDel="002C24C4">
          <w:rPr>
            <w:rFonts w:cs="Arial"/>
            <w:color w:val="FF0000"/>
            <w:szCs w:val="22"/>
            <w:lang w:val="en-GB"/>
          </w:rPr>
          <w:t xml:space="preserve"> Virtual Edition </w:t>
        </w:r>
        <w:r w:rsidR="009368E9" w:rsidDel="002C24C4">
          <w:fldChar w:fldCharType="begin"/>
        </w:r>
        <w:r w:rsidR="009368E9" w:rsidDel="002C24C4">
          <w:instrText xml:space="preserve"> HYPERLINK "http://www-01.ibm.com/common/ssi/ShowDoc.wss?docURL=/common/ssi/rep_ca/4/897/ENUS216-024/index.html&amp;lang=en&amp;request_locale=en" </w:instrText>
        </w:r>
        <w:r w:rsidR="009368E9" w:rsidDel="002C24C4">
          <w:fldChar w:fldCharType="separate"/>
        </w:r>
        <w:r w:rsidR="00AA12AD" w:rsidRPr="00C90253" w:rsidDel="002C24C4">
          <w:rPr>
            <w:rFonts w:cs="Arial"/>
            <w:color w:val="FF0000"/>
            <w:szCs w:val="22"/>
            <w:u w:val="single"/>
            <w:lang w:val="en-GB"/>
          </w:rPr>
          <w:t>announcement letter</w:t>
        </w:r>
        <w:r w:rsidR="009368E9" w:rsidDel="002C24C4">
          <w:rPr>
            <w:rFonts w:cs="Arial"/>
            <w:color w:val="FF0000"/>
            <w:szCs w:val="22"/>
            <w:u w:val="single"/>
            <w:lang w:val="en-GB"/>
          </w:rPr>
          <w:fldChar w:fldCharType="end"/>
        </w:r>
        <w:r w:rsidR="00AA12AD" w:rsidRPr="00243A42" w:rsidDel="002C24C4">
          <w:rPr>
            <w:rFonts w:cs="Arial"/>
            <w:szCs w:val="22"/>
            <w:lang w:val="en-GB"/>
          </w:rPr>
          <w:t>, the minimum supported configuration is 4GB RAM and 4vCPUs, however if you have restricted resources on your machine you c</w:t>
        </w:r>
        <w:r w:rsidR="00AA12AD" w:rsidDel="002C24C4">
          <w:rPr>
            <w:rFonts w:cs="Arial"/>
            <w:szCs w:val="22"/>
            <w:lang w:val="en-GB"/>
          </w:rPr>
          <w:t>an</w:t>
        </w:r>
        <w:r w:rsidR="00AA12AD" w:rsidRPr="00243A42" w:rsidDel="002C24C4">
          <w:rPr>
            <w:rFonts w:cs="Arial"/>
            <w:szCs w:val="22"/>
            <w:lang w:val="en-GB"/>
          </w:rPr>
          <w:t xml:space="preserve"> reduce these now to the amounts in the </w:t>
        </w:r>
        <w:r w:rsidR="009368E9" w:rsidDel="002C24C4">
          <w:fldChar w:fldCharType="begin"/>
        </w:r>
        <w:r w:rsidR="009368E9" w:rsidDel="002C24C4">
          <w:instrText xml:space="preserve"> HYPERLINK "http://www-01.ibm.com/common/ssi/ShowDoc.wss?docURL=/common/ssi/rep_ca/4/897/ENUS216-024/index.html&amp;lang=en&amp;request_locale=en" \l "etechinfx" </w:instrText>
        </w:r>
        <w:r w:rsidR="009368E9" w:rsidDel="002C24C4">
          <w:fldChar w:fldCharType="separate"/>
        </w:r>
        <w:r w:rsidR="00AA12AD" w:rsidRPr="00C90253" w:rsidDel="002C24C4">
          <w:rPr>
            <w:rFonts w:cs="Arial"/>
            <w:color w:val="FF0000"/>
            <w:szCs w:val="22"/>
            <w:u w:val="single"/>
            <w:lang w:val="en-GB"/>
          </w:rPr>
          <w:t>System requirements</w:t>
        </w:r>
        <w:r w:rsidR="009368E9" w:rsidDel="002C24C4">
          <w:rPr>
            <w:rFonts w:cs="Arial"/>
            <w:color w:val="FF0000"/>
            <w:szCs w:val="22"/>
            <w:u w:val="single"/>
            <w:lang w:val="en-GB"/>
          </w:rPr>
          <w:fldChar w:fldCharType="end"/>
        </w:r>
        <w:r w:rsidR="00AA12AD" w:rsidRPr="00C90253" w:rsidDel="002C24C4">
          <w:rPr>
            <w:rFonts w:cs="Arial"/>
            <w:color w:val="FF0000"/>
            <w:szCs w:val="22"/>
            <w:lang w:val="en-GB"/>
          </w:rPr>
          <w:t xml:space="preserve"> section.</w:t>
        </w:r>
      </w:moveFrom>
      <w:moveFromRangeEnd w:id="349"/>
      <w:r w:rsidR="00AA12AD" w:rsidRPr="00243A42">
        <w:rPr>
          <w:rFonts w:cs="Arial"/>
          <w:szCs w:val="22"/>
          <w:lang w:val="en-GB"/>
        </w:rPr>
        <w:br/>
      </w:r>
    </w:p>
    <w:p w14:paraId="1485BF85" w14:textId="77777777" w:rsidR="00AA12AD" w:rsidRDefault="00AA12AD" w:rsidP="00AA12AD">
      <w:pPr>
        <w:spacing w:before="0" w:after="200" w:line="276" w:lineRule="auto"/>
        <w:contextualSpacing/>
        <w:rPr>
          <w:rFonts w:cs="Arial"/>
          <w:szCs w:val="22"/>
          <w:lang w:val="en-GB"/>
        </w:rPr>
      </w:pP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1E3096" w14:paraId="635E08D7" w14:textId="77777777" w:rsidTr="00C3619B">
        <w:trPr>
          <w:cantSplit/>
        </w:trPr>
        <w:tc>
          <w:tcPr>
            <w:tcW w:w="1102" w:type="dxa"/>
            <w:shd w:val="clear" w:color="auto" w:fill="E0E0E0"/>
            <w:vAlign w:val="center"/>
          </w:tcPr>
          <w:p w14:paraId="6A110A8F" w14:textId="77777777" w:rsidR="00AA12AD" w:rsidRPr="001E3096" w:rsidRDefault="00AA12AD" w:rsidP="00C3619B">
            <w:pPr>
              <w:pStyle w:val="TableText"/>
            </w:pPr>
            <w:r>
              <w:rPr>
                <w:noProof/>
                <w:lang w:eastAsia="en-US"/>
              </w:rPr>
              <w:lastRenderedPageBreak/>
              <w:drawing>
                <wp:inline distT="0" distB="0" distL="0" distR="0" wp14:anchorId="09C63020" wp14:editId="1330FD31">
                  <wp:extent cx="532765" cy="532765"/>
                  <wp:effectExtent l="0" t="0" r="0" b="0"/>
                  <wp:docPr id="398" name="Picture 398" descr="Description: 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ign-inf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5F8E5DB" w14:textId="77777777" w:rsidR="002C24C4" w:rsidRDefault="002C24C4" w:rsidP="006810E7">
            <w:pPr>
              <w:spacing w:before="0" w:after="200" w:line="276" w:lineRule="auto"/>
              <w:rPr>
                <w:ins w:id="351" w:author="ADMINIBM" w:date="2016-04-11T21:45:00Z"/>
                <w:rFonts w:cs="Arial"/>
                <w:color w:val="FF0000"/>
                <w:szCs w:val="22"/>
                <w:lang w:val="en-GB"/>
              </w:rPr>
              <w:pPrChange w:id="352" w:author="ADMINIBM" w:date="2016-04-11T21:36:00Z">
                <w:pPr>
                  <w:spacing w:before="0" w:after="200" w:line="276" w:lineRule="auto"/>
                </w:pPr>
              </w:pPrChange>
            </w:pPr>
            <w:moveToRangeStart w:id="353" w:author="ADMINIBM" w:date="2016-04-11T21:45:00Z" w:name="move448174451"/>
            <w:moveTo w:id="354" w:author="ADMINIBM" w:date="2016-04-11T21:45:00Z">
              <w:r w:rsidRPr="002C24C4">
                <w:rPr>
                  <w:rFonts w:cs="Arial"/>
                  <w:szCs w:val="22"/>
                  <w:lang w:val="en-GB"/>
                  <w:rPrChange w:id="355" w:author="ADMINIBM" w:date="2016-04-11T21:45:00Z">
                    <w:rPr>
                      <w:rFonts w:cs="Arial"/>
                      <w:color w:val="FF0000"/>
                      <w:szCs w:val="22"/>
                      <w:lang w:val="en-GB"/>
                    </w:rPr>
                  </w:rPrChange>
                </w:rPr>
                <w:t xml:space="preserve">According to the DataPower 7.5. Virtual Edition </w:t>
              </w:r>
              <w:r w:rsidRPr="002C24C4">
                <w:rPr>
                  <w:rPrChange w:id="356" w:author="ADMINIBM" w:date="2016-04-11T21:45:00Z">
                    <w:rPr/>
                  </w:rPrChange>
                </w:rPr>
                <w:fldChar w:fldCharType="begin"/>
              </w:r>
              <w:r w:rsidRPr="002C24C4">
                <w:rPr>
                  <w:rPrChange w:id="357" w:author="ADMINIBM" w:date="2016-04-11T21:45:00Z">
                    <w:rPr/>
                  </w:rPrChange>
                </w:rPr>
                <w:instrText xml:space="preserve"> HYPERLINK "http://www-01.ibm.com/common/ssi/ShowDoc.wss?docURL=/common/ssi/rep_ca/4/897/ENUS216-024/index.html&amp;lang=en&amp;request_locale=en" </w:instrText>
              </w:r>
              <w:r w:rsidRPr="002C24C4">
                <w:rPr>
                  <w:rPrChange w:id="358" w:author="ADMINIBM" w:date="2016-04-11T21:45:00Z">
                    <w:rPr/>
                  </w:rPrChange>
                </w:rPr>
                <w:fldChar w:fldCharType="separate"/>
              </w:r>
              <w:r w:rsidRPr="002C24C4">
                <w:rPr>
                  <w:rFonts w:cs="Arial"/>
                  <w:szCs w:val="22"/>
                  <w:u w:val="single"/>
                  <w:lang w:val="en-GB"/>
                  <w:rPrChange w:id="359" w:author="ADMINIBM" w:date="2016-04-11T21:45:00Z">
                    <w:rPr>
                      <w:rFonts w:cs="Arial"/>
                      <w:color w:val="FF0000"/>
                      <w:szCs w:val="22"/>
                      <w:u w:val="single"/>
                      <w:lang w:val="en-GB"/>
                    </w:rPr>
                  </w:rPrChange>
                </w:rPr>
                <w:t>announcement letter</w:t>
              </w:r>
              <w:r w:rsidRPr="002C24C4">
                <w:rPr>
                  <w:rFonts w:cs="Arial"/>
                  <w:szCs w:val="22"/>
                  <w:u w:val="single"/>
                  <w:lang w:val="en-GB"/>
                  <w:rPrChange w:id="360" w:author="ADMINIBM" w:date="2016-04-11T21:45:00Z">
                    <w:rPr>
                      <w:rFonts w:cs="Arial"/>
                      <w:color w:val="FF0000"/>
                      <w:szCs w:val="22"/>
                      <w:u w:val="single"/>
                      <w:lang w:val="en-GB"/>
                    </w:rPr>
                  </w:rPrChange>
                </w:rPr>
                <w:fldChar w:fldCharType="end"/>
              </w:r>
              <w:r w:rsidRPr="00243A42">
                <w:rPr>
                  <w:rFonts w:cs="Arial"/>
                  <w:szCs w:val="22"/>
                  <w:lang w:val="en-GB"/>
                </w:rPr>
                <w:t>, the minimum supported configuration is 4GB RAM and 4vCPUs, however if you have restricted resources on your machine you c</w:t>
              </w:r>
              <w:r>
                <w:rPr>
                  <w:rFonts w:cs="Arial"/>
                  <w:szCs w:val="22"/>
                  <w:lang w:val="en-GB"/>
                </w:rPr>
                <w:t>an</w:t>
              </w:r>
              <w:r w:rsidRPr="00243A42">
                <w:rPr>
                  <w:rFonts w:cs="Arial"/>
                  <w:szCs w:val="22"/>
                  <w:lang w:val="en-GB"/>
                </w:rPr>
                <w:t xml:space="preserve"> reduce these now to the amounts in the </w:t>
              </w:r>
              <w:r>
                <w:fldChar w:fldCharType="begin"/>
              </w:r>
              <w:r>
                <w:instrText xml:space="preserve"> HYPERLINK "http://www-01.ibm.com/common/ssi/ShowDoc.wss?docURL=/common/ssi/rep_ca/4/897/ENUS216-024/index.html&amp;lang=en&amp;request_locale=en" \l "etechinfx" </w:instrText>
              </w:r>
              <w:r>
                <w:fldChar w:fldCharType="separate"/>
              </w:r>
              <w:r w:rsidRPr="00C90253">
                <w:rPr>
                  <w:rFonts w:cs="Arial"/>
                  <w:color w:val="FF0000"/>
                  <w:szCs w:val="22"/>
                  <w:u w:val="single"/>
                  <w:lang w:val="en-GB"/>
                </w:rPr>
                <w:t>System requirements</w:t>
              </w:r>
              <w:r>
                <w:rPr>
                  <w:rFonts w:cs="Arial"/>
                  <w:color w:val="FF0000"/>
                  <w:szCs w:val="22"/>
                  <w:u w:val="single"/>
                  <w:lang w:val="en-GB"/>
                </w:rPr>
                <w:fldChar w:fldCharType="end"/>
              </w:r>
              <w:r w:rsidRPr="00C90253">
                <w:rPr>
                  <w:rFonts w:cs="Arial"/>
                  <w:color w:val="FF0000"/>
                  <w:szCs w:val="22"/>
                  <w:lang w:val="en-GB"/>
                </w:rPr>
                <w:t xml:space="preserve"> section.</w:t>
              </w:r>
            </w:moveTo>
            <w:moveToRangeEnd w:id="353"/>
          </w:p>
          <w:p w14:paraId="2ACF0776" w14:textId="0896C4E0" w:rsidR="00AA12AD" w:rsidRPr="002C24C4" w:rsidRDefault="00AA12AD" w:rsidP="006810E7">
            <w:pPr>
              <w:spacing w:before="0" w:after="200" w:line="276" w:lineRule="auto"/>
              <w:rPr>
                <w:rFonts w:cs="Arial"/>
                <w:color w:val="FF0000"/>
                <w:szCs w:val="22"/>
                <w:lang w:val="en-GB"/>
                <w:rPrChange w:id="361" w:author="ADMINIBM" w:date="2016-04-11T21:45:00Z">
                  <w:rPr>
                    <w:rFonts w:cs="Arial"/>
                    <w:szCs w:val="22"/>
                    <w:lang w:val="en-GB"/>
                  </w:rPr>
                </w:rPrChange>
              </w:rPr>
              <w:pPrChange w:id="362" w:author="ADMINIBM" w:date="2016-04-11T21:36:00Z">
                <w:pPr>
                  <w:spacing w:before="0" w:after="200" w:line="276" w:lineRule="auto"/>
                </w:pPr>
              </w:pPrChange>
            </w:pPr>
            <w:r w:rsidRPr="00DA707E">
              <w:rPr>
                <w:rFonts w:cs="Arial"/>
                <w:szCs w:val="22"/>
                <w:lang w:val="en-GB"/>
              </w:rPr>
              <w:t>T</w:t>
            </w:r>
            <w:r w:rsidRPr="00243A42">
              <w:rPr>
                <w:rFonts w:cs="Arial"/>
                <w:szCs w:val="22"/>
                <w:lang w:val="en-GB"/>
              </w:rPr>
              <w:t>here are issues where DataPower will reboot itself if this is reduce</w:t>
            </w:r>
            <w:del w:id="363" w:author="ADMINIBM" w:date="2016-04-11T21:36:00Z">
              <w:r w:rsidRPr="00243A42" w:rsidDel="006810E7">
                <w:rPr>
                  <w:rFonts w:cs="Arial"/>
                  <w:szCs w:val="22"/>
                  <w:lang w:val="en-GB"/>
                </w:rPr>
                <w:delText>d</w:delText>
              </w:r>
            </w:del>
            <w:r w:rsidRPr="00243A42">
              <w:rPr>
                <w:rFonts w:cs="Arial"/>
                <w:szCs w:val="22"/>
                <w:lang w:val="en-GB"/>
              </w:rPr>
              <w:t xml:space="preserve"> below 2GB RAM.</w:t>
            </w:r>
          </w:p>
        </w:tc>
      </w:tr>
    </w:tbl>
    <w:p w14:paraId="29860B2E" w14:textId="1FBDEA9F" w:rsidR="00AA12AD" w:rsidRPr="006810E7" w:rsidDel="00510D46" w:rsidRDefault="00AA12AD" w:rsidP="006810E7">
      <w:pPr>
        <w:pStyle w:val="ListParagraph"/>
        <w:numPr>
          <w:ilvl w:val="0"/>
          <w:numId w:val="65"/>
        </w:numPr>
        <w:rPr>
          <w:del w:id="364" w:author="ADMINIBM" w:date="2016-04-11T21:20:00Z"/>
          <w:rFonts w:ascii="Arial" w:hAnsi="Arial" w:cs="Arial"/>
          <w:rPrChange w:id="365" w:author="ADMINIBM" w:date="2016-04-11T21:38:00Z">
            <w:rPr>
              <w:del w:id="366" w:author="ADMINIBM" w:date="2016-04-11T21:20:00Z"/>
            </w:rPr>
          </w:rPrChange>
        </w:rPr>
        <w:pPrChange w:id="367" w:author="ADMINIBM" w:date="2016-04-11T21:36:00Z">
          <w:pPr>
            <w:spacing w:before="0" w:after="200" w:line="276" w:lineRule="auto"/>
            <w:contextualSpacing/>
          </w:pPr>
        </w:pPrChange>
      </w:pPr>
    </w:p>
    <w:p w14:paraId="1667ACD8" w14:textId="77777777" w:rsidR="00AA12AD" w:rsidRPr="006810E7" w:rsidDel="00510D46" w:rsidRDefault="00AA12AD" w:rsidP="006810E7">
      <w:pPr>
        <w:pStyle w:val="ListParagraph"/>
        <w:numPr>
          <w:ilvl w:val="0"/>
          <w:numId w:val="65"/>
        </w:numPr>
        <w:rPr>
          <w:del w:id="368" w:author="ADMINIBM" w:date="2016-04-11T21:20:00Z"/>
          <w:rFonts w:ascii="Arial" w:hAnsi="Arial" w:cs="Arial"/>
          <w:rPrChange w:id="369" w:author="ADMINIBM" w:date="2016-04-11T21:38:00Z">
            <w:rPr>
              <w:del w:id="370" w:author="ADMINIBM" w:date="2016-04-11T21:20:00Z"/>
            </w:rPr>
          </w:rPrChange>
        </w:rPr>
        <w:pPrChange w:id="371" w:author="ADMINIBM" w:date="2016-04-11T21:36:00Z">
          <w:pPr>
            <w:numPr>
              <w:numId w:val="23"/>
            </w:numPr>
            <w:spacing w:before="0" w:after="200" w:line="276" w:lineRule="auto"/>
            <w:contextualSpacing/>
          </w:pPr>
        </w:pPrChange>
      </w:pPr>
    </w:p>
    <w:p w14:paraId="225E98BC" w14:textId="7DC03554" w:rsidR="00AA12AD" w:rsidRPr="006810E7" w:rsidRDefault="00AA12AD" w:rsidP="006810E7">
      <w:pPr>
        <w:pStyle w:val="ListParagraph"/>
        <w:numPr>
          <w:ilvl w:val="0"/>
          <w:numId w:val="65"/>
        </w:numPr>
        <w:rPr>
          <w:rFonts w:ascii="Arial" w:hAnsi="Arial" w:cs="Arial"/>
          <w:rPrChange w:id="372" w:author="ADMINIBM" w:date="2016-04-11T21:38:00Z">
            <w:rPr/>
          </w:rPrChange>
        </w:rPr>
        <w:pPrChange w:id="373" w:author="ADMINIBM" w:date="2016-04-11T21:36:00Z">
          <w:pPr>
            <w:spacing w:before="0" w:after="200" w:line="276" w:lineRule="auto"/>
            <w:contextualSpacing/>
          </w:pPr>
        </w:pPrChange>
      </w:pPr>
      <w:del w:id="374" w:author="ADMINIBM" w:date="2016-04-11T21:20:00Z">
        <w:r w:rsidRPr="006810E7" w:rsidDel="00510D46">
          <w:rPr>
            <w:rFonts w:ascii="Arial" w:hAnsi="Arial" w:cs="Arial"/>
            <w:rPrChange w:id="375" w:author="ADMINIBM" w:date="2016-04-11T21:38:00Z">
              <w:rPr/>
            </w:rPrChange>
          </w:rPr>
          <w:delText xml:space="preserve">6. </w:delText>
        </w:r>
      </w:del>
      <w:r w:rsidRPr="006810E7">
        <w:rPr>
          <w:rFonts w:ascii="Arial" w:hAnsi="Arial" w:cs="Arial"/>
          <w:rPrChange w:id="376" w:author="ADMINIBM" w:date="2016-04-11T21:38:00Z">
            <w:rPr/>
          </w:rPrChange>
        </w:rPr>
        <w:t>Power on the virtual machine (it will take a few minutes to boot, but you can continue with the next steps while you wait)</w:t>
      </w:r>
      <w:r w:rsidR="00BE200B" w:rsidRPr="006810E7">
        <w:rPr>
          <w:rFonts w:ascii="Arial" w:hAnsi="Arial" w:cs="Arial"/>
          <w:rPrChange w:id="377" w:author="ADMINIBM" w:date="2016-04-11T21:38:00Z">
            <w:rPr/>
          </w:rPrChange>
        </w:rPr>
        <w:t xml:space="preserve">. </w:t>
      </w:r>
      <w:ins w:id="378" w:author="ADMINIBM" w:date="2016-04-11T21:20:00Z">
        <w:r w:rsidR="00510D46" w:rsidRPr="006810E7">
          <w:rPr>
            <w:rFonts w:ascii="Arial" w:hAnsi="Arial" w:cs="Arial"/>
            <w:b/>
            <w:rPrChange w:id="379" w:author="ADMINIBM" w:date="2016-04-11T21:38:00Z">
              <w:rPr/>
            </w:rPrChange>
          </w:rPr>
          <w:t>Select “</w:t>
        </w:r>
        <w:r w:rsidR="00510D46" w:rsidRPr="006810E7">
          <w:rPr>
            <w:rFonts w:ascii="Arial" w:hAnsi="Arial" w:cs="Arial"/>
            <w:b/>
            <w:color w:val="FF0000"/>
            <w:rPrChange w:id="380" w:author="ADMINIBM" w:date="2016-04-11T21:38:00Z">
              <w:rPr>
                <w:color w:val="FF0000"/>
              </w:rPr>
            </w:rPrChange>
          </w:rPr>
          <w:t xml:space="preserve">I moved it” </w:t>
        </w:r>
        <w:r w:rsidR="00510D46" w:rsidRPr="006810E7">
          <w:rPr>
            <w:rFonts w:ascii="Arial" w:hAnsi="Arial" w:cs="Arial"/>
            <w:b/>
            <w:rPrChange w:id="381" w:author="ADMINIBM" w:date="2016-04-11T21:38:00Z">
              <w:rPr/>
            </w:rPrChange>
          </w:rPr>
          <w:t>when prompted with if the image was copied or moved</w:t>
        </w:r>
      </w:ins>
      <w:del w:id="382" w:author="ADMINIBM" w:date="2016-04-11T21:20:00Z">
        <w:r w:rsidR="00BE200B" w:rsidRPr="006810E7" w:rsidDel="00510D46">
          <w:rPr>
            <w:rFonts w:ascii="Arial" w:hAnsi="Arial" w:cs="Arial"/>
            <w:b/>
            <w:color w:val="FF0000"/>
            <w:rPrChange w:id="383" w:author="ADMINIBM" w:date="2016-04-11T21:38:00Z">
              <w:rPr/>
            </w:rPrChange>
          </w:rPr>
          <w:delText>Select move when prompted with if the image was copied or moved.</w:delText>
        </w:r>
      </w:del>
    </w:p>
    <w:p w14:paraId="22163BF7" w14:textId="77777777" w:rsidR="00AA12AD" w:rsidRPr="00243A42" w:rsidRDefault="00AA12AD" w:rsidP="00AA12AD">
      <w:pPr>
        <w:pStyle w:val="Heading5"/>
        <w:rPr>
          <w:shd w:val="clear" w:color="auto" w:fill="FFFFFF"/>
          <w:lang w:val="en-GB"/>
        </w:rPr>
      </w:pPr>
      <w:bookmarkStart w:id="384" w:name="_Toc419142204"/>
      <w:bookmarkStart w:id="385" w:name="_Toc448176548"/>
      <w:r w:rsidRPr="00243A42">
        <w:rPr>
          <w:shd w:val="clear" w:color="auto" w:fill="FFFFFF"/>
          <w:lang w:val="en-GB"/>
        </w:rPr>
        <w:t>Management</w:t>
      </w:r>
      <w:bookmarkEnd w:id="384"/>
      <w:bookmarkEnd w:id="385"/>
    </w:p>
    <w:p w14:paraId="4A073A23" w14:textId="77777777" w:rsidR="00AA12AD" w:rsidRDefault="00AA12AD" w:rsidP="00AA12AD">
      <w:pPr>
        <w:spacing w:before="0" w:after="200" w:line="276" w:lineRule="auto"/>
        <w:contextualSpacing/>
        <w:rPr>
          <w:rFonts w:cs="Arial"/>
          <w:szCs w:val="22"/>
          <w:lang w:val="en-GB"/>
        </w:rPr>
      </w:pPr>
    </w:p>
    <w:p w14:paraId="50FAE51B" w14:textId="006795D3" w:rsidR="00916FB1" w:rsidRPr="00A314DF" w:rsidRDefault="00AA12AD" w:rsidP="00A314DF">
      <w:pPr>
        <w:pStyle w:val="ListParagraph"/>
        <w:numPr>
          <w:ilvl w:val="0"/>
          <w:numId w:val="63"/>
        </w:numPr>
        <w:rPr>
          <w:ins w:id="386" w:author="ADMINIBM" w:date="2016-04-11T20:52:00Z"/>
          <w:rFonts w:ascii="Arial" w:hAnsi="Arial" w:cs="Arial"/>
          <w:lang w:eastAsia="zh-CN"/>
          <w:rPrChange w:id="387" w:author="ADMINIBM" w:date="2016-04-11T20:52:00Z">
            <w:rPr>
              <w:ins w:id="388" w:author="ADMINIBM" w:date="2016-04-11T20:52:00Z"/>
              <w:lang w:eastAsia="zh-CN"/>
            </w:rPr>
          </w:rPrChange>
        </w:rPr>
        <w:pPrChange w:id="389" w:author="ADMINIBM" w:date="2016-04-11T20:52:00Z">
          <w:pPr>
            <w:pStyle w:val="ListParagraph"/>
            <w:numPr>
              <w:numId w:val="61"/>
            </w:numPr>
            <w:ind w:left="360" w:hanging="360"/>
          </w:pPr>
        </w:pPrChange>
      </w:pPr>
      <w:del w:id="390" w:author="ADMINIBM" w:date="2016-04-11T20:52:00Z">
        <w:r w:rsidRPr="00A314DF" w:rsidDel="00A314DF">
          <w:rPr>
            <w:rFonts w:ascii="Arial" w:hAnsi="Arial" w:cs="Arial"/>
            <w:rPrChange w:id="391" w:author="ADMINIBM" w:date="2016-04-11T20:52:00Z">
              <w:rPr>
                <w:rFonts w:cs="Arial"/>
              </w:rPr>
            </w:rPrChange>
          </w:rPr>
          <w:delText xml:space="preserve">1. </w:delText>
        </w:r>
      </w:del>
      <w:ins w:id="392" w:author="ADMINIBM" w:date="2016-04-11T20:49:00Z">
        <w:r w:rsidR="00916FB1" w:rsidRPr="00A314DF">
          <w:rPr>
            <w:rFonts w:ascii="Arial" w:hAnsi="Arial" w:cs="Arial"/>
            <w:rPrChange w:id="393" w:author="ADMINIBM" w:date="2016-04-11T20:52:00Z">
              <w:rPr>
                <w:rFonts w:cs="Arial"/>
              </w:rPr>
            </w:rPrChange>
          </w:rPr>
          <w:t>There are 5 management zip files. Right click on the APIConnect_Management_5.0.0.0_20160321-2040_adc87c5ec0a4_c45501c.zip.</w:t>
        </w:r>
        <w:r w:rsidR="00916FB1" w:rsidRPr="00A314DF">
          <w:rPr>
            <w:rFonts w:ascii="Arial" w:hAnsi="Arial" w:cs="Arial"/>
            <w:b/>
            <w:rPrChange w:id="394" w:author="ADMINIBM" w:date="2016-04-11T20:52:00Z">
              <w:rPr>
                <w:rFonts w:cs="Arial"/>
              </w:rPr>
            </w:rPrChange>
          </w:rPr>
          <w:t>001</w:t>
        </w:r>
      </w:ins>
      <w:ins w:id="395" w:author="ADMINIBM" w:date="2016-04-11T20:50:00Z">
        <w:r w:rsidR="00916FB1" w:rsidRPr="00A314DF">
          <w:rPr>
            <w:rFonts w:ascii="Arial" w:hAnsi="Arial" w:cs="Arial"/>
            <w:rPrChange w:id="396" w:author="ADMINIBM" w:date="2016-04-11T20:52:00Z">
              <w:rPr>
                <w:rFonts w:cs="Arial"/>
              </w:rPr>
            </w:rPrChange>
          </w:rPr>
          <w:t xml:space="preserve"> file</w:t>
        </w:r>
      </w:ins>
      <w:ins w:id="397" w:author="ADMINIBM" w:date="2016-04-11T20:51:00Z">
        <w:r w:rsidR="00916FB1" w:rsidRPr="00510D46">
          <w:rPr>
            <w:rFonts w:ascii="Arial" w:hAnsi="Arial" w:cs="Arial"/>
            <w:lang w:eastAsia="zh-CN"/>
          </w:rPr>
          <w:t>, and unzip using a zip utility (winzip or 7-zip).</w:t>
        </w:r>
      </w:ins>
    </w:p>
    <w:p w14:paraId="5519D30B" w14:textId="1E22D360" w:rsidR="00A314DF" w:rsidRPr="00AF6618" w:rsidRDefault="00A314DF" w:rsidP="003C0BDD">
      <w:pPr>
        <w:pStyle w:val="ListParagraph"/>
        <w:numPr>
          <w:ilvl w:val="0"/>
          <w:numId w:val="63"/>
        </w:numPr>
        <w:rPr>
          <w:ins w:id="398" w:author="ADMINIBM" w:date="2016-04-11T20:52:00Z"/>
          <w:lang w:eastAsia="zh-CN"/>
        </w:rPr>
      </w:pPr>
      <w:ins w:id="399" w:author="ADMINIBM" w:date="2016-04-11T20:52:00Z">
        <w:r>
          <w:rPr>
            <w:rFonts w:ascii="Arial" w:hAnsi="Arial" w:cs="Arial"/>
            <w:lang w:eastAsia="zh-CN"/>
          </w:rPr>
          <w:t xml:space="preserve">Go to VMWare Workstation. File </w:t>
        </w:r>
        <w:r w:rsidRPr="00E1215F">
          <w:rPr>
            <w:rFonts w:ascii="Arial" w:hAnsi="Arial" w:cs="Arial"/>
            <w:lang w:eastAsia="zh-CN"/>
          </w:rPr>
          <w:sym w:font="Wingdings" w:char="F0E0"/>
        </w:r>
        <w:r>
          <w:rPr>
            <w:rFonts w:ascii="Arial" w:hAnsi="Arial" w:cs="Arial"/>
            <w:lang w:eastAsia="zh-CN"/>
          </w:rPr>
          <w:t xml:space="preserve"> Open </w:t>
        </w:r>
        <w:r w:rsidRPr="00E1215F">
          <w:rPr>
            <w:rFonts w:ascii="Arial" w:hAnsi="Arial" w:cs="Arial"/>
            <w:lang w:eastAsia="zh-CN"/>
          </w:rPr>
          <w:sym w:font="Wingdings" w:char="F0E0"/>
        </w:r>
        <w:r>
          <w:rPr>
            <w:rFonts w:ascii="Arial" w:hAnsi="Arial" w:cs="Arial"/>
            <w:lang w:eastAsia="zh-CN"/>
          </w:rPr>
          <w:t xml:space="preserve"> Locate the vmx file that was unzipped (</w:t>
        </w:r>
      </w:ins>
      <w:ins w:id="400" w:author="ADMINIBM" w:date="2016-04-11T20:54:00Z">
        <w:r w:rsidR="003C0BDD" w:rsidRPr="003C0BDD">
          <w:rPr>
            <w:rFonts w:ascii="Arial" w:hAnsi="Arial" w:cs="Arial"/>
            <w:lang w:eastAsia="zh-CN"/>
          </w:rPr>
          <w:t>APIConnect_Management_5.0.0.0_20160321-2040_adc87c5ec0a4_c45501c.vmx</w:t>
        </w:r>
        <w:r w:rsidR="003C0BDD">
          <w:rPr>
            <w:rFonts w:ascii="Arial" w:hAnsi="Arial" w:cs="Arial"/>
            <w:lang w:eastAsia="zh-CN"/>
          </w:rPr>
          <w:t>).</w:t>
        </w:r>
      </w:ins>
    </w:p>
    <w:p w14:paraId="5AC23931" w14:textId="77777777" w:rsidR="00A314DF" w:rsidRPr="003C0BDD" w:rsidRDefault="00A314DF" w:rsidP="00A314DF">
      <w:pPr>
        <w:pStyle w:val="ListParagraph"/>
        <w:numPr>
          <w:ilvl w:val="0"/>
          <w:numId w:val="63"/>
        </w:numPr>
        <w:rPr>
          <w:ins w:id="401" w:author="ADMINIBM" w:date="2016-04-11T20:55:00Z"/>
          <w:lang w:eastAsia="zh-CN"/>
          <w:rPrChange w:id="402" w:author="ADMINIBM" w:date="2016-04-11T20:55:00Z">
            <w:rPr>
              <w:ins w:id="403" w:author="ADMINIBM" w:date="2016-04-11T20:55:00Z"/>
              <w:rFonts w:ascii="Arial" w:hAnsi="Arial" w:cs="Arial"/>
              <w:lang w:eastAsia="zh-CN"/>
            </w:rPr>
          </w:rPrChange>
        </w:rPr>
      </w:pPr>
      <w:ins w:id="404" w:author="ADMINIBM" w:date="2016-04-11T20:52:00Z">
        <w:r>
          <w:rPr>
            <w:rFonts w:ascii="Arial" w:hAnsi="Arial" w:cs="Arial"/>
            <w:lang w:eastAsia="zh-CN"/>
          </w:rPr>
          <w:t>You may be prompted with the following message, select “Take Ownership”.</w:t>
        </w:r>
      </w:ins>
    </w:p>
    <w:p w14:paraId="36659F85" w14:textId="77777777" w:rsidR="002C24C4" w:rsidRDefault="003C0BDD" w:rsidP="002C24C4">
      <w:pPr>
        <w:pStyle w:val="ListParagraph"/>
        <w:ind w:left="0"/>
        <w:rPr>
          <w:ins w:id="405" w:author="ADMINIBM" w:date="2016-04-11T21:49:00Z"/>
          <w:rFonts w:ascii="Arial" w:hAnsi="Arial" w:cs="Arial"/>
        </w:rPr>
        <w:pPrChange w:id="406" w:author="ADMINIBM" w:date="2016-04-11T21:49:00Z">
          <w:pPr>
            <w:spacing w:before="0" w:after="200" w:line="276" w:lineRule="auto"/>
            <w:contextualSpacing/>
          </w:pPr>
        </w:pPrChange>
      </w:pPr>
      <w:ins w:id="407" w:author="ADMINIBM" w:date="2016-04-11T20:55:00Z">
        <w:r>
          <w:rPr>
            <w:noProof/>
          </w:rPr>
          <w:drawing>
            <wp:inline distT="0" distB="0" distL="0" distR="0" wp14:anchorId="3F8EFB4B" wp14:editId="4DB90701">
              <wp:extent cx="6492240" cy="1729740"/>
              <wp:effectExtent l="0" t="0" r="3810" b="381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1729740"/>
                      </a:xfrm>
                      <a:prstGeom prst="rect">
                        <a:avLst/>
                      </a:prstGeom>
                    </pic:spPr>
                  </pic:pic>
                </a:graphicData>
              </a:graphic>
            </wp:inline>
          </w:drawing>
        </w:r>
      </w:ins>
    </w:p>
    <w:p w14:paraId="2F62A004" w14:textId="77777777" w:rsidR="002C24C4" w:rsidRDefault="002C24C4" w:rsidP="002C24C4">
      <w:pPr>
        <w:pStyle w:val="ListParagraph"/>
        <w:ind w:left="0"/>
        <w:rPr>
          <w:ins w:id="408" w:author="ADMINIBM" w:date="2016-04-11T21:49:00Z"/>
          <w:rFonts w:ascii="Arial" w:hAnsi="Arial" w:cs="Arial"/>
        </w:rPr>
        <w:pPrChange w:id="409" w:author="ADMINIBM" w:date="2016-04-11T21:49:00Z">
          <w:pPr>
            <w:spacing w:before="0" w:after="200" w:line="276" w:lineRule="auto"/>
            <w:contextualSpacing/>
          </w:pPr>
        </w:pPrChange>
      </w:pPr>
    </w:p>
    <w:p w14:paraId="124E2E87" w14:textId="73A58169" w:rsidR="00AA12AD" w:rsidRPr="003C0BDD" w:rsidDel="003C0BDD" w:rsidRDefault="00AA12AD" w:rsidP="002C24C4">
      <w:pPr>
        <w:pStyle w:val="ListParagraph"/>
        <w:ind w:left="360"/>
        <w:rPr>
          <w:del w:id="410" w:author="ADMINIBM" w:date="2016-04-11T20:56:00Z"/>
          <w:rFonts w:ascii="Arial" w:hAnsi="Arial" w:cs="Arial"/>
          <w:lang w:eastAsia="zh-CN"/>
          <w:rPrChange w:id="411" w:author="ADMINIBM" w:date="2016-04-11T20:57:00Z">
            <w:rPr>
              <w:del w:id="412" w:author="ADMINIBM" w:date="2016-04-11T20:56:00Z"/>
              <w:rFonts w:cs="Arial"/>
              <w:szCs w:val="22"/>
              <w:lang w:val="en-GB"/>
            </w:rPr>
          </w:rPrChange>
        </w:rPr>
        <w:pPrChange w:id="413" w:author="ADMINIBM" w:date="2016-04-11T21:49:00Z">
          <w:pPr>
            <w:spacing w:before="0" w:after="200" w:line="276" w:lineRule="auto"/>
            <w:contextualSpacing/>
          </w:pPr>
        </w:pPrChange>
      </w:pPr>
      <w:del w:id="414" w:author="ADMINIBM" w:date="2016-04-11T20:49:00Z">
        <w:r w:rsidRPr="003C0BDD" w:rsidDel="00916FB1">
          <w:rPr>
            <w:rFonts w:ascii="Arial" w:hAnsi="Arial" w:cs="Arial"/>
            <w:rPrChange w:id="415" w:author="ADMINIBM" w:date="2016-04-11T20:57:00Z">
              <w:rPr>
                <w:rFonts w:cs="Arial"/>
                <w:szCs w:val="22"/>
                <w:lang w:val="en-GB"/>
              </w:rPr>
            </w:rPrChange>
          </w:rPr>
          <w:delText xml:space="preserve">Open the Management OVA file in VMware Workstation. Right click the APIM OVA file and click </w:delText>
        </w:r>
        <w:r w:rsidRPr="003C0BDD" w:rsidDel="00916FB1">
          <w:rPr>
            <w:rFonts w:ascii="Arial" w:hAnsi="Arial" w:cs="Arial"/>
            <w:b/>
            <w:rPrChange w:id="416" w:author="ADMINIBM" w:date="2016-04-11T20:57:00Z">
              <w:rPr>
                <w:rFonts w:cs="Arial"/>
                <w:b/>
                <w:szCs w:val="22"/>
                <w:lang w:val="en-GB"/>
              </w:rPr>
            </w:rPrChange>
          </w:rPr>
          <w:delText>Open With VMware Workstation</w:delText>
        </w:r>
        <w:r w:rsidRPr="003C0BDD" w:rsidDel="00916FB1">
          <w:rPr>
            <w:rFonts w:ascii="Arial" w:hAnsi="Arial" w:cs="Arial"/>
            <w:rPrChange w:id="417" w:author="ADMINIBM" w:date="2016-04-11T20:57:00Z">
              <w:rPr>
                <w:rFonts w:cs="Arial"/>
                <w:szCs w:val="22"/>
                <w:lang w:val="en-GB"/>
              </w:rPr>
            </w:rPrChange>
          </w:rPr>
          <w:delText>.</w:delText>
        </w:r>
      </w:del>
    </w:p>
    <w:p w14:paraId="5C5BB467" w14:textId="4E4EA0EE" w:rsidR="00AA12AD" w:rsidRPr="003C0BDD" w:rsidDel="003C0BDD" w:rsidRDefault="00AA12AD" w:rsidP="002C24C4">
      <w:pPr>
        <w:pStyle w:val="ListParagraph"/>
        <w:ind w:left="360"/>
        <w:rPr>
          <w:del w:id="418" w:author="ADMINIBM" w:date="2016-04-11T20:55:00Z"/>
          <w:rFonts w:ascii="Arial" w:hAnsi="Arial" w:cs="Arial"/>
          <w:rPrChange w:id="419" w:author="ADMINIBM" w:date="2016-04-11T20:57:00Z">
            <w:rPr>
              <w:del w:id="420" w:author="ADMINIBM" w:date="2016-04-11T20:55:00Z"/>
              <w:rFonts w:cs="Arial"/>
              <w:szCs w:val="22"/>
              <w:lang w:val="en-GB"/>
            </w:rPr>
          </w:rPrChange>
        </w:rPr>
        <w:pPrChange w:id="421" w:author="ADMINIBM" w:date="2016-04-11T21:49:00Z">
          <w:pPr>
            <w:spacing w:before="0" w:after="200" w:line="276" w:lineRule="auto"/>
            <w:contextualSpacing/>
          </w:pPr>
        </w:pPrChange>
      </w:pPr>
    </w:p>
    <w:p w14:paraId="4524B892" w14:textId="0B29D92A" w:rsidR="00AA12AD" w:rsidRPr="003C0BDD" w:rsidDel="003C0BDD" w:rsidRDefault="00AA12AD" w:rsidP="002C24C4">
      <w:pPr>
        <w:pStyle w:val="ListParagraph"/>
        <w:ind w:left="360"/>
        <w:rPr>
          <w:del w:id="422" w:author="ADMINIBM" w:date="2016-04-11T20:55:00Z"/>
          <w:rFonts w:ascii="Arial" w:hAnsi="Arial" w:cs="Arial"/>
          <w:rPrChange w:id="423" w:author="ADMINIBM" w:date="2016-04-11T20:57:00Z">
            <w:rPr>
              <w:del w:id="424" w:author="ADMINIBM" w:date="2016-04-11T20:55:00Z"/>
              <w:rFonts w:cs="Arial"/>
              <w:szCs w:val="22"/>
              <w:lang w:val="en-GB"/>
            </w:rPr>
          </w:rPrChange>
        </w:rPr>
        <w:pPrChange w:id="425" w:author="ADMINIBM" w:date="2016-04-11T21:49:00Z">
          <w:pPr>
            <w:spacing w:before="0" w:after="200" w:line="276" w:lineRule="auto"/>
            <w:contextualSpacing/>
          </w:pPr>
        </w:pPrChange>
      </w:pPr>
      <w:del w:id="426" w:author="ADMINIBM" w:date="2016-04-11T20:55:00Z">
        <w:r w:rsidRPr="003C0BDD" w:rsidDel="003C0BDD">
          <w:rPr>
            <w:rFonts w:ascii="Arial" w:hAnsi="Arial" w:cs="Arial"/>
            <w:rPrChange w:id="427" w:author="ADMINIBM" w:date="2016-04-11T20:57:00Z">
              <w:rPr>
                <w:rFonts w:cs="Arial"/>
                <w:szCs w:val="22"/>
                <w:lang w:val="en-GB"/>
              </w:rPr>
            </w:rPrChange>
          </w:rPr>
          <w:delText xml:space="preserve">2. Provide a “Name for the virtual machine” and a “Storage path for the new virtual machine” in the Import Virtual Machine Window. Click </w:delText>
        </w:r>
        <w:r w:rsidRPr="003C0BDD" w:rsidDel="003C0BDD">
          <w:rPr>
            <w:rFonts w:ascii="Arial" w:hAnsi="Arial" w:cs="Arial"/>
            <w:b/>
            <w:rPrChange w:id="428" w:author="ADMINIBM" w:date="2016-04-11T20:57:00Z">
              <w:rPr>
                <w:rFonts w:cs="Arial"/>
                <w:b/>
                <w:szCs w:val="22"/>
                <w:lang w:val="en-GB"/>
              </w:rPr>
            </w:rPrChange>
          </w:rPr>
          <w:delText>Import</w:delText>
        </w:r>
        <w:r w:rsidRPr="003C0BDD" w:rsidDel="003C0BDD">
          <w:rPr>
            <w:rFonts w:ascii="Arial" w:hAnsi="Arial" w:cs="Arial"/>
            <w:rPrChange w:id="429" w:author="ADMINIBM" w:date="2016-04-11T20:57:00Z">
              <w:rPr>
                <w:rFonts w:cs="Arial"/>
                <w:szCs w:val="22"/>
                <w:lang w:val="en-GB"/>
              </w:rPr>
            </w:rPrChange>
          </w:rPr>
          <w:delText>.</w:delText>
        </w:r>
      </w:del>
    </w:p>
    <w:p w14:paraId="2CC99B1F" w14:textId="3D348180" w:rsidR="00AA12AD" w:rsidRPr="003C0BDD" w:rsidDel="003C0BDD" w:rsidRDefault="00AA12AD" w:rsidP="002C24C4">
      <w:pPr>
        <w:pStyle w:val="ListParagraph"/>
        <w:ind w:left="360"/>
        <w:rPr>
          <w:del w:id="430" w:author="ADMINIBM" w:date="2016-04-11T20:56:00Z"/>
          <w:rFonts w:ascii="Arial" w:hAnsi="Arial" w:cs="Arial"/>
          <w:rPrChange w:id="431" w:author="ADMINIBM" w:date="2016-04-11T20:57:00Z">
            <w:rPr>
              <w:del w:id="432" w:author="ADMINIBM" w:date="2016-04-11T20:56:00Z"/>
              <w:rFonts w:cs="Arial"/>
              <w:szCs w:val="22"/>
              <w:lang w:val="en-GB"/>
            </w:rPr>
          </w:rPrChange>
        </w:rPr>
        <w:pPrChange w:id="433" w:author="ADMINIBM" w:date="2016-04-11T21:49:00Z">
          <w:pPr>
            <w:spacing w:before="0" w:after="200" w:line="276" w:lineRule="auto"/>
            <w:contextualSpacing/>
          </w:pPr>
        </w:pPrChange>
      </w:pPr>
      <w:del w:id="434" w:author="ADMINIBM" w:date="2016-04-11T20:56:00Z">
        <w:r w:rsidRPr="003C0BDD" w:rsidDel="003C0BDD">
          <w:rPr>
            <w:rFonts w:ascii="Arial" w:hAnsi="Arial" w:cs="Arial"/>
            <w:noProof/>
            <w:rPrChange w:id="435" w:author="ADMINIBM" w:date="2016-04-11T20:57:00Z">
              <w:rPr>
                <w:noProof/>
              </w:rPr>
            </w:rPrChange>
          </w:rPr>
          <w:drawing>
            <wp:inline distT="0" distB="0" distL="0" distR="0" wp14:anchorId="596DF1CD" wp14:editId="521E8D1E">
              <wp:extent cx="3092115" cy="193927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94267" cy="1940624"/>
                      </a:xfrm>
                      <a:prstGeom prst="rect">
                        <a:avLst/>
                      </a:prstGeom>
                    </pic:spPr>
                  </pic:pic>
                </a:graphicData>
              </a:graphic>
            </wp:inline>
          </w:drawing>
        </w:r>
      </w:del>
    </w:p>
    <w:p w14:paraId="4D50C52F" w14:textId="00CAA48A" w:rsidR="00AA12AD" w:rsidRPr="003C0BDD" w:rsidRDefault="003C0BDD" w:rsidP="002C24C4">
      <w:pPr>
        <w:pStyle w:val="ListParagraph"/>
        <w:ind w:left="0"/>
        <w:rPr>
          <w:rFonts w:ascii="Arial" w:hAnsi="Arial" w:cs="Arial"/>
          <w:rPrChange w:id="436" w:author="ADMINIBM" w:date="2016-04-11T20:57:00Z">
            <w:rPr/>
          </w:rPrChange>
        </w:rPr>
        <w:pPrChange w:id="437" w:author="ADMINIBM" w:date="2016-04-11T21:49:00Z">
          <w:pPr>
            <w:spacing w:before="0" w:after="200" w:line="276" w:lineRule="auto"/>
            <w:contextualSpacing/>
          </w:pPr>
        </w:pPrChange>
      </w:pPr>
      <w:ins w:id="438" w:author="ADMINIBM" w:date="2016-04-11T20:56:00Z">
        <w:r w:rsidRPr="003C0BDD">
          <w:rPr>
            <w:rFonts w:ascii="Arial" w:hAnsi="Arial" w:cs="Arial"/>
            <w:rPrChange w:id="439" w:author="ADMINIBM" w:date="2016-04-11T20:57:00Z">
              <w:rPr>
                <w:rFonts w:cs="Arial"/>
                <w:szCs w:val="22"/>
                <w:lang w:val="en-GB"/>
              </w:rPr>
            </w:rPrChange>
          </w:rPr>
          <w:t>4</w:t>
        </w:r>
      </w:ins>
      <w:del w:id="440" w:author="ADMINIBM" w:date="2016-04-11T20:56:00Z">
        <w:r w:rsidR="00AA12AD" w:rsidRPr="003C0BDD" w:rsidDel="003C0BDD">
          <w:rPr>
            <w:rFonts w:ascii="Arial" w:hAnsi="Arial" w:cs="Arial"/>
            <w:rPrChange w:id="441" w:author="ADMINIBM" w:date="2016-04-11T20:57:00Z">
              <w:rPr>
                <w:rFonts w:cs="Arial"/>
                <w:szCs w:val="22"/>
                <w:lang w:val="en-GB"/>
              </w:rPr>
            </w:rPrChange>
          </w:rPr>
          <w:delText>3</w:delText>
        </w:r>
      </w:del>
      <w:r w:rsidR="00AA12AD" w:rsidRPr="003C0BDD">
        <w:rPr>
          <w:rFonts w:ascii="Arial" w:hAnsi="Arial" w:cs="Arial"/>
          <w:rPrChange w:id="442" w:author="ADMINIBM" w:date="2016-04-11T20:57:00Z">
            <w:rPr>
              <w:rFonts w:cs="Arial"/>
              <w:szCs w:val="22"/>
              <w:lang w:val="en-GB"/>
            </w:rPr>
          </w:rPrChange>
        </w:rPr>
        <w:t xml:space="preserve">. </w:t>
      </w:r>
      <w:ins w:id="443" w:author="ADMINIBM" w:date="2016-04-11T21:49:00Z">
        <w:r w:rsidR="002C24C4">
          <w:rPr>
            <w:rFonts w:ascii="Arial" w:hAnsi="Arial" w:cs="Arial"/>
          </w:rPr>
          <w:tab/>
        </w:r>
      </w:ins>
      <w:ins w:id="444" w:author="ADMINIBM" w:date="2016-04-11T21:02:00Z">
        <w:r w:rsidR="00150063">
          <w:rPr>
            <w:rFonts w:ascii="Arial" w:hAnsi="Arial" w:cs="Arial"/>
          </w:rPr>
          <w:t>Right click the vmx and click settings.</w:t>
        </w:r>
        <w:r w:rsidR="00150063">
          <w:rPr>
            <w:rFonts w:ascii="Arial" w:hAnsi="Arial" w:cs="Arial"/>
          </w:rPr>
          <w:t xml:space="preserve"> </w:t>
        </w:r>
      </w:ins>
      <w:del w:id="445" w:author="ADMINIBM" w:date="2016-04-11T20:57:00Z">
        <w:r w:rsidR="00A14731" w:rsidRPr="003C0BDD" w:rsidDel="003C0BDD">
          <w:rPr>
            <w:rFonts w:ascii="Arial" w:hAnsi="Arial" w:cs="Arial"/>
            <w:rPrChange w:id="446" w:author="ADMINIBM" w:date="2016-04-11T20:57:00Z">
              <w:rPr/>
            </w:rPrChange>
          </w:rPr>
          <w:delText xml:space="preserve">After the import </w:delText>
        </w:r>
        <w:r w:rsidR="00AA12AD" w:rsidRPr="003C0BDD" w:rsidDel="003C0BDD">
          <w:rPr>
            <w:rFonts w:ascii="Arial" w:hAnsi="Arial" w:cs="Arial"/>
            <w:rPrChange w:id="447" w:author="ADMINIBM" w:date="2016-04-11T20:57:00Z">
              <w:rPr/>
            </w:rPrChange>
          </w:rPr>
          <w:delText>finishes (this will take several minutes), c</w:delText>
        </w:r>
      </w:del>
      <w:ins w:id="448" w:author="ADMINIBM" w:date="2016-04-11T20:57:00Z">
        <w:r>
          <w:rPr>
            <w:rFonts w:ascii="Arial" w:hAnsi="Arial" w:cs="Arial"/>
          </w:rPr>
          <w:t>C</w:t>
        </w:r>
      </w:ins>
      <w:r w:rsidR="00AA12AD" w:rsidRPr="003C0BDD">
        <w:rPr>
          <w:rFonts w:ascii="Arial" w:hAnsi="Arial" w:cs="Arial"/>
          <w:rPrChange w:id="449" w:author="ADMINIBM" w:date="2016-04-11T20:57:00Z">
            <w:rPr/>
          </w:rPrChange>
        </w:rPr>
        <w:t>hange the configuration on the Network Adapter from</w:t>
      </w:r>
      <w:ins w:id="450" w:author="ADMINIBM" w:date="2016-04-11T21:50:00Z">
        <w:r w:rsidR="002C24C4">
          <w:rPr>
            <w:rFonts w:ascii="Arial" w:hAnsi="Arial" w:cs="Arial"/>
          </w:rPr>
          <w:t xml:space="preserve"> </w:t>
        </w:r>
      </w:ins>
      <w:del w:id="451" w:author="ADMINIBM" w:date="2016-04-11T21:50:00Z">
        <w:r w:rsidR="00AA12AD" w:rsidRPr="003C0BDD" w:rsidDel="002C24C4">
          <w:rPr>
            <w:rFonts w:ascii="Arial" w:hAnsi="Arial" w:cs="Arial"/>
            <w:rPrChange w:id="452" w:author="ADMINIBM" w:date="2016-04-11T20:57:00Z">
              <w:rPr/>
            </w:rPrChange>
          </w:rPr>
          <w:delText xml:space="preserve"> </w:delText>
        </w:r>
      </w:del>
      <w:r w:rsidR="00AA12AD" w:rsidRPr="003C0BDD">
        <w:rPr>
          <w:rFonts w:ascii="Arial" w:hAnsi="Arial" w:cs="Arial"/>
          <w:rPrChange w:id="453" w:author="ADMINIBM" w:date="2016-04-11T20:57:00Z">
            <w:rPr/>
          </w:rPrChange>
        </w:rPr>
        <w:t>bridged to NA</w:t>
      </w:r>
      <w:ins w:id="454" w:author="ADMINIBM" w:date="2016-04-11T21:02:00Z">
        <w:r w:rsidR="00150063">
          <w:rPr>
            <w:rFonts w:ascii="Arial" w:hAnsi="Arial" w:cs="Arial"/>
          </w:rPr>
          <w:t xml:space="preserve">T. </w:t>
        </w:r>
      </w:ins>
      <w:del w:id="455" w:author="ADMINIBM" w:date="2016-04-11T21:02:00Z">
        <w:r w:rsidR="00AA12AD" w:rsidRPr="003C0BDD" w:rsidDel="00150063">
          <w:rPr>
            <w:rFonts w:ascii="Arial" w:hAnsi="Arial" w:cs="Arial"/>
            <w:rPrChange w:id="456" w:author="ADMINIBM" w:date="2016-04-11T20:57:00Z">
              <w:rPr/>
            </w:rPrChange>
          </w:rPr>
          <w:delText>T.</w:delText>
        </w:r>
      </w:del>
    </w:p>
    <w:p w14:paraId="2EA97C82" w14:textId="10D01F5A" w:rsidR="00AA12AD" w:rsidRPr="00243A42" w:rsidRDefault="007A573B" w:rsidP="00AA12AD">
      <w:pPr>
        <w:spacing w:before="0" w:after="200" w:line="276" w:lineRule="auto"/>
        <w:contextualSpacing/>
        <w:rPr>
          <w:rFonts w:cs="Arial"/>
          <w:szCs w:val="22"/>
          <w:lang w:val="en-GB"/>
        </w:rPr>
      </w:pPr>
      <w:r>
        <w:rPr>
          <w:noProof/>
        </w:rPr>
        <w:lastRenderedPageBreak/>
        <w:drawing>
          <wp:inline distT="0" distB="0" distL="0" distR="0" wp14:anchorId="1B4F8C47" wp14:editId="25215A0F">
            <wp:extent cx="2385060" cy="3162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5267" cy="3162574"/>
                    </a:xfrm>
                    <a:prstGeom prst="rect">
                      <a:avLst/>
                    </a:prstGeom>
                  </pic:spPr>
                </pic:pic>
              </a:graphicData>
            </a:graphic>
          </wp:inline>
        </w:drawing>
      </w:r>
    </w:p>
    <w:p w14:paraId="371A584D" w14:textId="77777777" w:rsidR="00AA12AD" w:rsidRDefault="00AA12AD" w:rsidP="00AA12AD">
      <w:pPr>
        <w:spacing w:before="0" w:after="200" w:line="276" w:lineRule="auto"/>
        <w:contextualSpacing/>
        <w:rPr>
          <w:rFonts w:cs="Arial"/>
          <w:szCs w:val="22"/>
          <w:lang w:val="en-GB"/>
        </w:rPr>
      </w:pPr>
    </w:p>
    <w:p w14:paraId="08BA49FC" w14:textId="1C2FC1CE" w:rsidR="00AA12AD" w:rsidRPr="00243A42" w:rsidDel="000145EA" w:rsidRDefault="00AA12AD" w:rsidP="00AA12AD">
      <w:pPr>
        <w:spacing w:before="0" w:after="200" w:line="276" w:lineRule="auto"/>
        <w:contextualSpacing/>
        <w:rPr>
          <w:del w:id="457" w:author="ADMINIBM" w:date="2016-04-11T20:58:00Z"/>
          <w:rFonts w:cs="Arial"/>
          <w:szCs w:val="22"/>
          <w:lang w:val="en-GB"/>
        </w:rPr>
      </w:pPr>
      <w:del w:id="458" w:author="ADMINIBM" w:date="2016-04-11T20:58:00Z">
        <w:r w:rsidRPr="00243A42" w:rsidDel="000145EA">
          <w:rPr>
            <w:rFonts w:cs="Arial"/>
            <w:szCs w:val="22"/>
            <w:lang w:val="en-GB"/>
          </w:rPr>
          <w:delText>According to the API Management</w:delText>
        </w:r>
        <w:r w:rsidR="009368E9" w:rsidDel="000145EA">
          <w:fldChar w:fldCharType="begin"/>
        </w:r>
        <w:r w:rsidR="009368E9" w:rsidDel="000145EA">
          <w:delInstrText xml:space="preserve"> HYPERLINK "http://www.ibm.com/support/knowledgecenter/SSMNED_5.0.0/mapfiles/ic_home.html?cp=SSMNED_5.0.0&amp;lang=en" </w:delInstrText>
        </w:r>
        <w:r w:rsidR="009368E9" w:rsidDel="000145EA">
          <w:fldChar w:fldCharType="separate"/>
        </w:r>
        <w:r w:rsidRPr="007A573B" w:rsidDel="000145EA">
          <w:rPr>
            <w:rStyle w:val="Hyperlink"/>
            <w:rFonts w:cs="Arial"/>
            <w:szCs w:val="22"/>
            <w:lang w:val="en-GB"/>
          </w:rPr>
          <w:delText xml:space="preserve"> </w:delText>
        </w:r>
        <w:r w:rsidR="00D81A61" w:rsidRPr="007A573B" w:rsidDel="000145EA">
          <w:rPr>
            <w:rStyle w:val="Hyperlink"/>
            <w:rFonts w:cs="Arial"/>
            <w:szCs w:val="22"/>
            <w:lang w:val="en-GB"/>
          </w:rPr>
          <w:delText>Knowledge Center</w:delText>
        </w:r>
        <w:r w:rsidR="009368E9" w:rsidDel="000145EA">
          <w:rPr>
            <w:rStyle w:val="Hyperlink"/>
            <w:rFonts w:cs="Arial"/>
            <w:szCs w:val="22"/>
            <w:lang w:val="en-GB"/>
          </w:rPr>
          <w:fldChar w:fldCharType="end"/>
        </w:r>
        <w:r w:rsidRPr="00243A42" w:rsidDel="000145EA">
          <w:rPr>
            <w:rFonts w:cs="Arial"/>
            <w:szCs w:val="22"/>
            <w:lang w:val="en-GB"/>
          </w:rPr>
          <w:delText>, the min</w:delText>
        </w:r>
        <w:r w:rsidR="00D81A61" w:rsidDel="000145EA">
          <w:rPr>
            <w:rFonts w:cs="Arial"/>
            <w:szCs w:val="22"/>
            <w:lang w:val="en-GB"/>
          </w:rPr>
          <w:delText>imum supported configuration is</w:delText>
        </w:r>
        <w:r w:rsidRPr="00243A42" w:rsidDel="000145EA">
          <w:rPr>
            <w:rFonts w:cs="Arial"/>
            <w:szCs w:val="22"/>
            <w:lang w:val="en-GB"/>
          </w:rPr>
          <w:delText xml:space="preserve"> 1CPU</w:delText>
        </w:r>
        <w:r w:rsidR="00D81A61" w:rsidDel="000145EA">
          <w:rPr>
            <w:rFonts w:cs="Arial"/>
            <w:szCs w:val="22"/>
            <w:lang w:val="en-GB"/>
          </w:rPr>
          <w:delText xml:space="preserve"> and </w:delText>
        </w:r>
        <w:r w:rsidR="00D81A61" w:rsidRPr="00243A42" w:rsidDel="000145EA">
          <w:rPr>
            <w:rFonts w:cs="Arial"/>
            <w:szCs w:val="22"/>
            <w:lang w:val="en-GB"/>
          </w:rPr>
          <w:delText>4GB RAM</w:delText>
        </w:r>
        <w:r w:rsidR="00D81A61" w:rsidDel="000145EA">
          <w:rPr>
            <w:rFonts w:cs="Arial"/>
            <w:szCs w:val="22"/>
            <w:lang w:val="en-GB"/>
          </w:rPr>
          <w:delText>.</w:delText>
        </w:r>
      </w:del>
    </w:p>
    <w:p w14:paraId="6DB4EB03" w14:textId="77777777" w:rsidR="00AA12AD" w:rsidRDefault="00AA12AD" w:rsidP="00AA12AD">
      <w:pPr>
        <w:spacing w:before="0" w:after="200" w:line="276" w:lineRule="auto"/>
        <w:contextualSpacing/>
        <w:rPr>
          <w:rFonts w:cs="Arial"/>
          <w:szCs w:val="22"/>
          <w:lang w:val="en-GB"/>
        </w:rPr>
      </w:pPr>
    </w:p>
    <w:p w14:paraId="30F329BA" w14:textId="77777777" w:rsidR="00510D46" w:rsidRPr="002C24C4" w:rsidRDefault="00AA12AD" w:rsidP="006810E7">
      <w:pPr>
        <w:pStyle w:val="ListParagraph"/>
        <w:numPr>
          <w:ilvl w:val="0"/>
          <w:numId w:val="65"/>
        </w:numPr>
        <w:rPr>
          <w:ins w:id="459" w:author="ADMINIBM" w:date="2016-04-11T21:18:00Z"/>
          <w:rFonts w:ascii="Arial" w:hAnsi="Arial" w:cs="Arial"/>
          <w:rPrChange w:id="460" w:author="ADMINIBM" w:date="2016-04-11T21:50:00Z">
            <w:rPr>
              <w:ins w:id="461" w:author="ADMINIBM" w:date="2016-04-11T21:18:00Z"/>
              <w:rFonts w:ascii="Arial" w:hAnsi="Arial" w:cs="Arial"/>
            </w:rPr>
          </w:rPrChange>
        </w:rPr>
        <w:pPrChange w:id="462" w:author="ADMINIBM" w:date="2016-04-11T21:31:00Z">
          <w:pPr>
            <w:pStyle w:val="ListParagraph"/>
            <w:numPr>
              <w:numId w:val="61"/>
            </w:numPr>
            <w:ind w:left="360" w:hanging="360"/>
          </w:pPr>
        </w:pPrChange>
      </w:pPr>
      <w:del w:id="463" w:author="ADMINIBM" w:date="2016-04-11T20:58:00Z">
        <w:r w:rsidRPr="002C24C4" w:rsidDel="000145EA">
          <w:rPr>
            <w:rFonts w:ascii="Arial" w:hAnsi="Arial" w:cs="Arial"/>
            <w:rPrChange w:id="464" w:author="ADMINIBM" w:date="2016-04-11T21:50:00Z">
              <w:rPr>
                <w:rFonts w:cs="Arial"/>
              </w:rPr>
            </w:rPrChange>
          </w:rPr>
          <w:delText xml:space="preserve">4. </w:delText>
        </w:r>
      </w:del>
      <w:r w:rsidRPr="002C24C4">
        <w:rPr>
          <w:rFonts w:ascii="Arial" w:hAnsi="Arial" w:cs="Arial"/>
          <w:rPrChange w:id="465" w:author="ADMINIBM" w:date="2016-04-11T21:50:00Z">
            <w:rPr>
              <w:rFonts w:cs="Arial"/>
            </w:rPr>
          </w:rPrChange>
        </w:rPr>
        <w:t>Power on the virtual machine (it will take a few minutes to boot, but you can continue with the next steps while you wait).</w:t>
      </w:r>
      <w:r w:rsidR="00862BCC" w:rsidRPr="002C24C4">
        <w:rPr>
          <w:rFonts w:ascii="Arial" w:hAnsi="Arial" w:cs="Arial"/>
          <w:rPrChange w:id="466" w:author="ADMINIBM" w:date="2016-04-11T21:50:00Z">
            <w:rPr/>
          </w:rPrChange>
        </w:rPr>
        <w:t xml:space="preserve"> </w:t>
      </w:r>
      <w:ins w:id="467" w:author="ADMINIBM" w:date="2016-04-11T21:18:00Z">
        <w:r w:rsidR="00510D46" w:rsidRPr="002C24C4">
          <w:rPr>
            <w:rFonts w:ascii="Arial" w:hAnsi="Arial" w:cs="Arial"/>
            <w:b/>
            <w:rPrChange w:id="468" w:author="ADMINIBM" w:date="2016-04-11T21:50:00Z">
              <w:rPr>
                <w:rFonts w:ascii="Arial" w:hAnsi="Arial" w:cs="Arial"/>
                <w:b/>
              </w:rPr>
            </w:rPrChange>
          </w:rPr>
          <w:t>Select “</w:t>
        </w:r>
        <w:r w:rsidR="00510D46" w:rsidRPr="002C24C4">
          <w:rPr>
            <w:rFonts w:ascii="Arial" w:hAnsi="Arial" w:cs="Arial"/>
            <w:b/>
            <w:color w:val="FF0000"/>
            <w:rPrChange w:id="469" w:author="ADMINIBM" w:date="2016-04-11T21:50:00Z">
              <w:rPr>
                <w:rFonts w:ascii="Arial" w:hAnsi="Arial" w:cs="Arial"/>
                <w:b/>
                <w:color w:val="FF0000"/>
              </w:rPr>
            </w:rPrChange>
          </w:rPr>
          <w:t xml:space="preserve">I moved it” </w:t>
        </w:r>
        <w:r w:rsidR="00510D46" w:rsidRPr="002C24C4">
          <w:rPr>
            <w:rFonts w:ascii="Arial" w:hAnsi="Arial" w:cs="Arial"/>
            <w:b/>
            <w:rPrChange w:id="470" w:author="ADMINIBM" w:date="2016-04-11T21:50:00Z">
              <w:rPr>
                <w:rFonts w:ascii="Arial" w:hAnsi="Arial" w:cs="Arial"/>
                <w:b/>
              </w:rPr>
            </w:rPrChange>
          </w:rPr>
          <w:t>when prompted with if the image was copied or moved.</w:t>
        </w:r>
      </w:ins>
    </w:p>
    <w:p w14:paraId="50A8C135" w14:textId="2EACA999" w:rsidR="00AA12AD" w:rsidRPr="002C24C4" w:rsidRDefault="00862BCC" w:rsidP="00510D46">
      <w:pPr>
        <w:pStyle w:val="ListParagraph"/>
        <w:rPr>
          <w:ins w:id="471" w:author="ADMINIBM" w:date="2016-04-11T20:58:00Z"/>
          <w:rFonts w:ascii="Arial" w:hAnsi="Arial" w:cs="Arial"/>
          <w:b/>
          <w:color w:val="FF0000"/>
          <w:rPrChange w:id="472" w:author="ADMINIBM" w:date="2016-04-11T21:50:00Z">
            <w:rPr>
              <w:ins w:id="473" w:author="ADMINIBM" w:date="2016-04-11T20:58:00Z"/>
              <w:rFonts w:cs="Arial"/>
              <w:b/>
              <w:color w:val="FF0000"/>
              <w:szCs w:val="22"/>
              <w:lang w:val="en-GB"/>
            </w:rPr>
          </w:rPrChange>
        </w:rPr>
        <w:pPrChange w:id="474" w:author="ADMINIBM" w:date="2016-04-11T21:18:00Z">
          <w:pPr>
            <w:spacing w:before="0" w:after="200" w:line="276" w:lineRule="auto"/>
            <w:contextualSpacing/>
          </w:pPr>
        </w:pPrChange>
      </w:pPr>
      <w:del w:id="475" w:author="ADMINIBM" w:date="2016-04-11T21:18:00Z">
        <w:r w:rsidRPr="002C24C4" w:rsidDel="00510D46">
          <w:rPr>
            <w:rFonts w:ascii="Arial" w:hAnsi="Arial" w:cs="Arial"/>
            <w:b/>
            <w:color w:val="FF0000"/>
            <w:rPrChange w:id="476" w:author="ADMINIBM" w:date="2016-04-11T21:50:00Z">
              <w:rPr>
                <w:rFonts w:cs="Arial"/>
                <w:b/>
                <w:color w:val="FF0000"/>
                <w:szCs w:val="22"/>
                <w:lang w:val="en-GB"/>
              </w:rPr>
            </w:rPrChange>
          </w:rPr>
          <w:delText>Select move when prompted with if the image was copied or moved.</w:delText>
        </w:r>
      </w:del>
    </w:p>
    <w:p w14:paraId="6F2AB4A1" w14:textId="29494FC2" w:rsidR="000145EA" w:rsidRPr="000145EA" w:rsidRDefault="000145EA" w:rsidP="000145EA">
      <w:pPr>
        <w:ind w:left="360"/>
        <w:rPr>
          <w:rFonts w:cs="Arial"/>
          <w:b/>
          <w:rPrChange w:id="477" w:author="ADMINIBM" w:date="2016-04-11T20:58:00Z">
            <w:rPr/>
          </w:rPrChange>
        </w:rPr>
        <w:pPrChange w:id="478" w:author="ADMINIBM" w:date="2016-04-11T20:58:00Z">
          <w:pPr>
            <w:spacing w:before="0" w:after="200" w:line="276" w:lineRule="auto"/>
            <w:contextualSpacing/>
          </w:pPr>
        </w:pPrChange>
      </w:pPr>
      <w:ins w:id="479" w:author="ADMINIBM" w:date="2016-04-11T20:58:00Z">
        <w:r>
          <w:rPr>
            <w:noProof/>
          </w:rPr>
          <w:drawing>
            <wp:inline distT="0" distB="0" distL="0" distR="0" wp14:anchorId="7C859559" wp14:editId="2BBF694D">
              <wp:extent cx="3490262" cy="1707028"/>
              <wp:effectExtent l="0" t="0" r="0" b="762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707028"/>
                      </a:xfrm>
                      <a:prstGeom prst="rect">
                        <a:avLst/>
                      </a:prstGeom>
                    </pic:spPr>
                  </pic:pic>
                </a:graphicData>
              </a:graphic>
            </wp:inline>
          </w:drawing>
        </w:r>
      </w:ins>
    </w:p>
    <w:p w14:paraId="73E4998F" w14:textId="5E00EE43" w:rsidR="00AA12AD" w:rsidRDefault="00862BCC" w:rsidP="00A14731">
      <w:pPr>
        <w:pStyle w:val="Heading5"/>
      </w:pPr>
      <w:bookmarkStart w:id="480" w:name="_Toc419142205"/>
      <w:bookmarkStart w:id="481" w:name="_Toc448176549"/>
      <w:r>
        <w:t xml:space="preserve">API Connect </w:t>
      </w:r>
      <w:r w:rsidR="00AA12AD">
        <w:t>Portal</w:t>
      </w:r>
      <w:bookmarkEnd w:id="481"/>
      <w:r w:rsidR="00AA12AD">
        <w:t xml:space="preserve"> </w:t>
      </w:r>
      <w:bookmarkEnd w:id="480"/>
    </w:p>
    <w:p w14:paraId="43C67169" w14:textId="77777777" w:rsidR="00A14731" w:rsidRPr="00A14731" w:rsidRDefault="00A14731" w:rsidP="00A14731"/>
    <w:p w14:paraId="6B0D7496" w14:textId="517F737A" w:rsidR="008A7D77" w:rsidRPr="00AF6618" w:rsidRDefault="008A7D77" w:rsidP="008A7D77">
      <w:pPr>
        <w:pStyle w:val="ListParagraph"/>
        <w:numPr>
          <w:ilvl w:val="0"/>
          <w:numId w:val="34"/>
        </w:numPr>
        <w:rPr>
          <w:ins w:id="482" w:author="ADMINIBM" w:date="2016-04-11T21:10:00Z"/>
          <w:rFonts w:ascii="Arial" w:hAnsi="Arial" w:cs="Arial"/>
          <w:lang w:eastAsia="zh-CN"/>
        </w:rPr>
      </w:pPr>
      <w:ins w:id="483" w:author="ADMINIBM" w:date="2016-04-11T21:10:00Z">
        <w:r w:rsidRPr="00AF6618">
          <w:rPr>
            <w:rFonts w:ascii="Arial" w:hAnsi="Arial" w:cs="Arial"/>
          </w:rPr>
          <w:t xml:space="preserve">Right click on the </w:t>
        </w:r>
        <w:r w:rsidRPr="008A7D77">
          <w:rPr>
            <w:rFonts w:ascii="Arial" w:hAnsi="Arial" w:cs="Arial"/>
          </w:rPr>
          <w:t>5.0.0.0-APIConnect-Portal</w:t>
        </w:r>
        <w:r>
          <w:rPr>
            <w:rFonts w:ascii="Arial" w:hAnsi="Arial" w:cs="Arial"/>
          </w:rPr>
          <w:t xml:space="preserve"> zip </w:t>
        </w:r>
        <w:r w:rsidRPr="00AF6618">
          <w:rPr>
            <w:rFonts w:ascii="Arial" w:hAnsi="Arial" w:cs="Arial"/>
          </w:rPr>
          <w:t>file</w:t>
        </w:r>
        <w:r w:rsidRPr="00AF6618">
          <w:rPr>
            <w:rFonts w:ascii="Arial" w:hAnsi="Arial" w:cs="Arial"/>
            <w:lang w:eastAsia="zh-CN"/>
          </w:rPr>
          <w:t>, and unzip using a zip utility (winzip or 7-zip).</w:t>
        </w:r>
      </w:ins>
    </w:p>
    <w:p w14:paraId="7E3E8FDB" w14:textId="2BC86EB2" w:rsidR="008A7D77" w:rsidRPr="00AF6618" w:rsidRDefault="008A7D77" w:rsidP="008A7D77">
      <w:pPr>
        <w:pStyle w:val="ListParagraph"/>
        <w:numPr>
          <w:ilvl w:val="0"/>
          <w:numId w:val="34"/>
        </w:numPr>
        <w:rPr>
          <w:ins w:id="484" w:author="ADMINIBM" w:date="2016-04-11T21:10:00Z"/>
          <w:lang w:eastAsia="zh-CN"/>
        </w:rPr>
      </w:pPr>
      <w:ins w:id="485" w:author="ADMINIBM" w:date="2016-04-11T21:10:00Z">
        <w:r>
          <w:rPr>
            <w:rFonts w:ascii="Arial" w:hAnsi="Arial" w:cs="Arial"/>
            <w:lang w:eastAsia="zh-CN"/>
          </w:rPr>
          <w:t xml:space="preserve">Go to VMWare Workstation. File </w:t>
        </w:r>
        <w:r w:rsidRPr="00E1215F">
          <w:rPr>
            <w:rFonts w:ascii="Arial" w:hAnsi="Arial" w:cs="Arial"/>
            <w:lang w:eastAsia="zh-CN"/>
          </w:rPr>
          <w:sym w:font="Wingdings" w:char="F0E0"/>
        </w:r>
        <w:r>
          <w:rPr>
            <w:rFonts w:ascii="Arial" w:hAnsi="Arial" w:cs="Arial"/>
            <w:lang w:eastAsia="zh-CN"/>
          </w:rPr>
          <w:t xml:space="preserve"> Open </w:t>
        </w:r>
        <w:r w:rsidRPr="00E1215F">
          <w:rPr>
            <w:rFonts w:ascii="Arial" w:hAnsi="Arial" w:cs="Arial"/>
            <w:lang w:eastAsia="zh-CN"/>
          </w:rPr>
          <w:sym w:font="Wingdings" w:char="F0E0"/>
        </w:r>
        <w:r>
          <w:rPr>
            <w:rFonts w:ascii="Arial" w:hAnsi="Arial" w:cs="Arial"/>
            <w:lang w:eastAsia="zh-CN"/>
          </w:rPr>
          <w:t xml:space="preserve"> Locate the vmx file that was unzipped (</w:t>
        </w:r>
      </w:ins>
      <w:ins w:id="486" w:author="ADMINIBM" w:date="2016-04-11T21:11:00Z">
        <w:r w:rsidRPr="008A7D77">
          <w:rPr>
            <w:rFonts w:ascii="Arial" w:hAnsi="Arial" w:cs="Arial"/>
            <w:lang w:eastAsia="zh-CN"/>
          </w:rPr>
          <w:t>5.</w:t>
        </w:r>
        <w:r>
          <w:rPr>
            <w:rFonts w:ascii="Arial" w:hAnsi="Arial" w:cs="Arial"/>
            <w:lang w:eastAsia="zh-CN"/>
          </w:rPr>
          <w:t>0.0.0-APIConnect-Portal</w:t>
        </w:r>
        <w:r w:rsidRPr="008A7D77">
          <w:rPr>
            <w:rFonts w:ascii="Arial" w:hAnsi="Arial" w:cs="Arial"/>
            <w:lang w:eastAsia="zh-CN"/>
          </w:rPr>
          <w:t>.vmx</w:t>
        </w:r>
      </w:ins>
      <w:ins w:id="487" w:author="ADMINIBM" w:date="2016-04-11T21:10:00Z">
        <w:r>
          <w:rPr>
            <w:rFonts w:ascii="Arial" w:hAnsi="Arial" w:cs="Arial"/>
            <w:lang w:eastAsia="zh-CN"/>
          </w:rPr>
          <w:t>).</w:t>
        </w:r>
      </w:ins>
    </w:p>
    <w:p w14:paraId="4121BE05" w14:textId="77777777" w:rsidR="008A7D77" w:rsidRPr="00AF6618" w:rsidRDefault="008A7D77" w:rsidP="008A7D77">
      <w:pPr>
        <w:pStyle w:val="ListParagraph"/>
        <w:numPr>
          <w:ilvl w:val="0"/>
          <w:numId w:val="34"/>
        </w:numPr>
        <w:rPr>
          <w:ins w:id="488" w:author="ADMINIBM" w:date="2016-04-11T21:10:00Z"/>
          <w:lang w:eastAsia="zh-CN"/>
        </w:rPr>
      </w:pPr>
      <w:ins w:id="489" w:author="ADMINIBM" w:date="2016-04-11T21:10:00Z">
        <w:r>
          <w:rPr>
            <w:rFonts w:ascii="Arial" w:hAnsi="Arial" w:cs="Arial"/>
            <w:lang w:eastAsia="zh-CN"/>
          </w:rPr>
          <w:t>You may be prompted with the following message, select “Take Ownership”.</w:t>
        </w:r>
      </w:ins>
    </w:p>
    <w:p w14:paraId="23E3EAE0" w14:textId="470A3A51" w:rsidR="00AA12AD" w:rsidRPr="008A7D77" w:rsidDel="008A7D77" w:rsidRDefault="00AA12AD" w:rsidP="00510D46">
      <w:pPr>
        <w:pStyle w:val="ListParagraph"/>
        <w:numPr>
          <w:ilvl w:val="0"/>
          <w:numId w:val="34"/>
        </w:numPr>
        <w:rPr>
          <w:del w:id="490" w:author="ADMINIBM" w:date="2016-04-11T21:10:00Z"/>
          <w:rFonts w:ascii="Arial" w:hAnsi="Arial" w:cs="Arial"/>
          <w:rPrChange w:id="491" w:author="ADMINIBM" w:date="2016-04-11T21:09:00Z">
            <w:rPr>
              <w:del w:id="492" w:author="ADMINIBM" w:date="2016-04-11T21:10:00Z"/>
            </w:rPr>
          </w:rPrChange>
        </w:rPr>
      </w:pPr>
      <w:del w:id="493" w:author="ADMINIBM" w:date="2016-04-11T21:10:00Z">
        <w:r w:rsidRPr="008A7D77" w:rsidDel="008A7D77">
          <w:rPr>
            <w:rFonts w:ascii="Arial" w:hAnsi="Arial" w:cs="Arial"/>
            <w:rPrChange w:id="494" w:author="ADMINIBM" w:date="2016-04-11T21:09:00Z">
              <w:rPr/>
            </w:rPrChange>
          </w:rPr>
          <w:lastRenderedPageBreak/>
          <w:delText xml:space="preserve">Open the Portal OVA file in VMware Workstation. </w:delText>
        </w:r>
      </w:del>
    </w:p>
    <w:p w14:paraId="79B66AD0" w14:textId="12D6B3BD" w:rsidR="00AA12AD" w:rsidRPr="008A7D77" w:rsidDel="008A7D77" w:rsidRDefault="00AA12AD" w:rsidP="00774CC5">
      <w:pPr>
        <w:pStyle w:val="ListParagraph"/>
        <w:numPr>
          <w:ilvl w:val="0"/>
          <w:numId w:val="34"/>
        </w:numPr>
        <w:rPr>
          <w:del w:id="495" w:author="ADMINIBM" w:date="2016-04-11T21:10:00Z"/>
          <w:rFonts w:ascii="Arial" w:hAnsi="Arial" w:cs="Arial"/>
          <w:rPrChange w:id="496" w:author="ADMINIBM" w:date="2016-04-11T21:09:00Z">
            <w:rPr>
              <w:del w:id="497" w:author="ADMINIBM" w:date="2016-04-11T21:10:00Z"/>
              <w:rFonts w:ascii="Arial" w:hAnsi="Arial" w:cs="Arial"/>
            </w:rPr>
          </w:rPrChange>
        </w:rPr>
      </w:pPr>
      <w:del w:id="498" w:author="ADMINIBM" w:date="2016-04-11T21:10:00Z">
        <w:r w:rsidRPr="00510D46" w:rsidDel="008A7D77">
          <w:rPr>
            <w:rFonts w:ascii="Arial" w:hAnsi="Arial" w:cs="Arial"/>
          </w:rPr>
          <w:delText xml:space="preserve">Ensure that the configuration on the Network Adapter </w:delText>
        </w:r>
        <w:r w:rsidRPr="008A7D77" w:rsidDel="008A7D77">
          <w:rPr>
            <w:rFonts w:ascii="Arial" w:hAnsi="Arial" w:cs="Arial"/>
            <w:rPrChange w:id="499" w:author="ADMINIBM" w:date="2016-04-11T21:09:00Z">
              <w:rPr>
                <w:rFonts w:ascii="Arial" w:hAnsi="Arial" w:cs="Arial"/>
              </w:rPr>
            </w:rPrChange>
          </w:rPr>
          <w:delText>is set to NAT</w:delText>
        </w:r>
      </w:del>
    </w:p>
    <w:p w14:paraId="662CACCA" w14:textId="1F5716AC" w:rsidR="00AA12AD" w:rsidRPr="008A7D77" w:rsidDel="008A7D77" w:rsidRDefault="00F50B1B" w:rsidP="00774CC5">
      <w:pPr>
        <w:pStyle w:val="ListParagraph"/>
        <w:numPr>
          <w:ilvl w:val="0"/>
          <w:numId w:val="34"/>
        </w:numPr>
        <w:rPr>
          <w:del w:id="500" w:author="ADMINIBM" w:date="2016-04-11T21:10:00Z"/>
          <w:rFonts w:ascii="Arial" w:hAnsi="Arial" w:cs="Arial"/>
          <w:rPrChange w:id="501" w:author="ADMINIBM" w:date="2016-04-11T21:09:00Z">
            <w:rPr>
              <w:del w:id="502" w:author="ADMINIBM" w:date="2016-04-11T21:10:00Z"/>
              <w:rFonts w:ascii="Arial" w:hAnsi="Arial" w:cs="Arial"/>
            </w:rPr>
          </w:rPrChange>
        </w:rPr>
      </w:pPr>
      <w:del w:id="503" w:author="ADMINIBM" w:date="2016-04-11T21:10:00Z">
        <w:r w:rsidRPr="008A7D77" w:rsidDel="008A7D77">
          <w:rPr>
            <w:rFonts w:ascii="Arial" w:hAnsi="Arial" w:cs="Arial"/>
            <w:rPrChange w:id="504" w:author="ADMINIBM" w:date="2016-04-11T21:09:00Z">
              <w:rPr>
                <w:rFonts w:ascii="Arial" w:hAnsi="Arial" w:cs="Arial"/>
              </w:rPr>
            </w:rPrChange>
          </w:rPr>
          <w:delText>The default configuration is</w:delText>
        </w:r>
        <w:r w:rsidR="00AA12AD" w:rsidRPr="008A7D77" w:rsidDel="008A7D77">
          <w:rPr>
            <w:rFonts w:ascii="Arial" w:hAnsi="Arial" w:cs="Arial"/>
            <w:rPrChange w:id="505" w:author="ADMINIBM" w:date="2016-04-11T21:09:00Z">
              <w:rPr>
                <w:rFonts w:ascii="Arial" w:hAnsi="Arial" w:cs="Arial"/>
              </w:rPr>
            </w:rPrChange>
          </w:rPr>
          <w:delText xml:space="preserve"> 2 </w:delText>
        </w:r>
        <w:r w:rsidRPr="008A7D77" w:rsidDel="008A7D77">
          <w:rPr>
            <w:rFonts w:ascii="Arial" w:hAnsi="Arial" w:cs="Arial"/>
            <w:rPrChange w:id="506" w:author="ADMINIBM" w:date="2016-04-11T21:09:00Z">
              <w:rPr>
                <w:rFonts w:ascii="Arial" w:hAnsi="Arial" w:cs="Arial"/>
              </w:rPr>
            </w:rPrChange>
          </w:rPr>
          <w:delText>Processors and 4GB of RAM</w:delText>
        </w:r>
        <w:r w:rsidR="00AA12AD" w:rsidRPr="008A7D77" w:rsidDel="008A7D77">
          <w:rPr>
            <w:rFonts w:ascii="Arial" w:hAnsi="Arial" w:cs="Arial"/>
            <w:rPrChange w:id="507" w:author="ADMINIBM" w:date="2016-04-11T21:09:00Z">
              <w:rPr>
                <w:rFonts w:ascii="Arial" w:hAnsi="Arial" w:cs="Arial"/>
              </w:rPr>
            </w:rPrChange>
          </w:rPr>
          <w:delText>.  You can dial these requirements back if needed</w:delText>
        </w:r>
        <w:r w:rsidRPr="008A7D77" w:rsidDel="008A7D77">
          <w:rPr>
            <w:rFonts w:ascii="Arial" w:hAnsi="Arial" w:cs="Arial"/>
            <w:rPrChange w:id="508" w:author="ADMINIBM" w:date="2016-04-11T21:09:00Z">
              <w:rPr>
                <w:rFonts w:ascii="Arial" w:hAnsi="Arial" w:cs="Arial"/>
              </w:rPr>
            </w:rPrChange>
          </w:rPr>
          <w:delText>; however, performance will likely suffer – so do not be surprised.</w:delText>
        </w:r>
      </w:del>
    </w:p>
    <w:p w14:paraId="5AEDABB4" w14:textId="3FFAE1B4" w:rsidR="00AA12AD" w:rsidRPr="008A7D77" w:rsidRDefault="00AA12AD" w:rsidP="00774CC5">
      <w:pPr>
        <w:pStyle w:val="ListParagraph"/>
        <w:numPr>
          <w:ilvl w:val="0"/>
          <w:numId w:val="34"/>
        </w:numPr>
        <w:rPr>
          <w:rFonts w:ascii="Arial" w:hAnsi="Arial" w:cs="Arial"/>
          <w:rPrChange w:id="509" w:author="ADMINIBM" w:date="2016-04-11T21:09:00Z">
            <w:rPr>
              <w:rFonts w:ascii="Arial" w:hAnsi="Arial" w:cs="Arial"/>
            </w:rPr>
          </w:rPrChange>
        </w:rPr>
      </w:pPr>
      <w:r w:rsidRPr="008A7D77">
        <w:rPr>
          <w:rFonts w:ascii="Arial" w:hAnsi="Arial" w:cs="Arial"/>
          <w:rPrChange w:id="510" w:author="ADMINIBM" w:date="2016-04-11T21:09:00Z">
            <w:rPr>
              <w:rFonts w:ascii="Arial" w:hAnsi="Arial" w:cs="Arial"/>
            </w:rPr>
          </w:rPrChange>
        </w:rPr>
        <w:t>Power on the virtual machine (it will take a few minutes to boot, but you can continue with the next steps while you wait).</w:t>
      </w:r>
      <w:ins w:id="511" w:author="ADMINIBM" w:date="2016-04-11T21:21:00Z">
        <w:r w:rsidR="00510D46">
          <w:rPr>
            <w:rFonts w:ascii="Arial" w:hAnsi="Arial" w:cs="Arial"/>
          </w:rPr>
          <w:t xml:space="preserve"> </w:t>
        </w:r>
        <w:r w:rsidR="00510D46" w:rsidRPr="00AF6618">
          <w:rPr>
            <w:rFonts w:ascii="Arial" w:hAnsi="Arial" w:cs="Arial"/>
            <w:b/>
          </w:rPr>
          <w:t xml:space="preserve">Select </w:t>
        </w:r>
        <w:r w:rsidR="00510D46">
          <w:rPr>
            <w:rFonts w:ascii="Arial" w:hAnsi="Arial" w:cs="Arial"/>
            <w:b/>
          </w:rPr>
          <w:t>“</w:t>
        </w:r>
        <w:r w:rsidR="00510D46">
          <w:rPr>
            <w:rFonts w:ascii="Arial" w:hAnsi="Arial" w:cs="Arial"/>
            <w:b/>
            <w:color w:val="FF0000"/>
          </w:rPr>
          <w:t xml:space="preserve">I </w:t>
        </w:r>
        <w:r w:rsidR="00510D46" w:rsidRPr="00AF6618">
          <w:rPr>
            <w:rFonts w:ascii="Arial" w:hAnsi="Arial" w:cs="Arial"/>
            <w:b/>
            <w:color w:val="FF0000"/>
          </w:rPr>
          <w:t>move</w:t>
        </w:r>
        <w:r w:rsidR="00510D46">
          <w:rPr>
            <w:rFonts w:ascii="Arial" w:hAnsi="Arial" w:cs="Arial"/>
            <w:b/>
            <w:color w:val="FF0000"/>
          </w:rPr>
          <w:t>d it”</w:t>
        </w:r>
        <w:r w:rsidR="00510D46" w:rsidRPr="00AF6618">
          <w:rPr>
            <w:rFonts w:ascii="Arial" w:hAnsi="Arial" w:cs="Arial"/>
            <w:b/>
            <w:color w:val="FF0000"/>
          </w:rPr>
          <w:t xml:space="preserve"> </w:t>
        </w:r>
        <w:r w:rsidR="00510D46" w:rsidRPr="00AF6618">
          <w:rPr>
            <w:rFonts w:ascii="Arial" w:hAnsi="Arial" w:cs="Arial"/>
            <w:b/>
          </w:rPr>
          <w:t>when prompted with if the image was copied or moved.</w:t>
        </w:r>
      </w:ins>
      <w:del w:id="512" w:author="ADMINIBM" w:date="2016-04-11T21:21:00Z">
        <w:r w:rsidR="00862BCC" w:rsidRPr="008A7D77" w:rsidDel="00510D46">
          <w:rPr>
            <w:rFonts w:ascii="Arial" w:hAnsi="Arial" w:cs="Arial"/>
            <w:rPrChange w:id="513" w:author="ADMINIBM" w:date="2016-04-11T21:09:00Z">
              <w:rPr>
                <w:rFonts w:ascii="Arial" w:hAnsi="Arial" w:cs="Arial"/>
              </w:rPr>
            </w:rPrChange>
          </w:rPr>
          <w:delText xml:space="preserve"> </w:delText>
        </w:r>
        <w:r w:rsidR="00862BCC" w:rsidRPr="008A7D77" w:rsidDel="00510D46">
          <w:rPr>
            <w:rFonts w:ascii="Arial" w:hAnsi="Arial" w:cs="Arial"/>
            <w:b/>
            <w:color w:val="FF0000"/>
            <w:rPrChange w:id="514" w:author="ADMINIBM" w:date="2016-04-11T21:09:00Z">
              <w:rPr>
                <w:rFonts w:ascii="Arial" w:hAnsi="Arial" w:cs="Arial"/>
                <w:b/>
                <w:color w:val="FF0000"/>
              </w:rPr>
            </w:rPrChange>
          </w:rPr>
          <w:delText>Select move when prompted with if the image was copied or moved.</w:delText>
        </w:r>
      </w:del>
    </w:p>
    <w:p w14:paraId="6AE10EED" w14:textId="1DE4BAB6" w:rsidR="00AA12AD" w:rsidRPr="008A7D77" w:rsidRDefault="00F50B1B" w:rsidP="00774CC5">
      <w:pPr>
        <w:pStyle w:val="ListParagraph"/>
        <w:numPr>
          <w:ilvl w:val="0"/>
          <w:numId w:val="31"/>
        </w:numPr>
        <w:rPr>
          <w:rFonts w:ascii="Arial" w:hAnsi="Arial" w:cs="Arial"/>
          <w:rPrChange w:id="515" w:author="ADMINIBM" w:date="2016-04-11T21:09:00Z">
            <w:rPr>
              <w:rFonts w:cs="Arial"/>
            </w:rPr>
          </w:rPrChange>
        </w:rPr>
      </w:pPr>
      <w:r w:rsidRPr="008A7D77">
        <w:rPr>
          <w:rFonts w:ascii="Arial" w:hAnsi="Arial" w:cs="Arial"/>
          <w:rPrChange w:id="516" w:author="ADMINIBM" w:date="2016-04-11T21:09:00Z">
            <w:rPr>
              <w:rFonts w:cs="Arial"/>
            </w:rPr>
          </w:rPrChange>
        </w:rPr>
        <w:t xml:space="preserve">If you may get the message below, click </w:t>
      </w:r>
      <w:r w:rsidRPr="008A7D77">
        <w:rPr>
          <w:rFonts w:ascii="Arial" w:hAnsi="Arial" w:cs="Arial"/>
          <w:b/>
          <w:rPrChange w:id="517" w:author="ADMINIBM" w:date="2016-04-11T21:09:00Z">
            <w:rPr>
              <w:rFonts w:cs="Arial"/>
              <w:b/>
            </w:rPr>
          </w:rPrChange>
        </w:rPr>
        <w:t xml:space="preserve">Yes </w:t>
      </w:r>
      <w:r w:rsidRPr="008A7D77">
        <w:rPr>
          <w:rFonts w:ascii="Arial" w:hAnsi="Arial" w:cs="Arial"/>
          <w:rPrChange w:id="518" w:author="ADMINIBM" w:date="2016-04-11T21:09:00Z">
            <w:rPr>
              <w:rFonts w:cs="Arial"/>
            </w:rPr>
          </w:rPrChange>
        </w:rPr>
        <w:t xml:space="preserve">and continue to power on. </w:t>
      </w:r>
    </w:p>
    <w:p w14:paraId="57068193" w14:textId="77777777" w:rsidR="00AA12AD" w:rsidRDefault="00AA12AD" w:rsidP="00AA12AD">
      <w:pPr>
        <w:rPr>
          <w:rFonts w:cs="Arial"/>
        </w:rPr>
      </w:pPr>
      <w:r>
        <w:rPr>
          <w:noProof/>
        </w:rPr>
        <w:drawing>
          <wp:inline distT="0" distB="0" distL="0" distR="0" wp14:anchorId="5A058A7C" wp14:editId="219E9ED3">
            <wp:extent cx="4007398" cy="133894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1021" cy="1336812"/>
                    </a:xfrm>
                    <a:prstGeom prst="rect">
                      <a:avLst/>
                    </a:prstGeom>
                  </pic:spPr>
                </pic:pic>
              </a:graphicData>
            </a:graphic>
          </wp:inline>
        </w:drawing>
      </w:r>
    </w:p>
    <w:p w14:paraId="6C126CAD" w14:textId="4564D7A0" w:rsidR="00F50B1B" w:rsidRDefault="00F50B1B" w:rsidP="00F50B1B">
      <w:pPr>
        <w:rPr>
          <w:ins w:id="519" w:author="ADMINIBM" w:date="2016-04-11T21:51:00Z"/>
          <w:rFonts w:cs="Arial"/>
        </w:rPr>
      </w:pPr>
      <w:r>
        <w:rPr>
          <w:rFonts w:cs="Arial"/>
        </w:rPr>
        <w:t xml:space="preserve">If you </w:t>
      </w:r>
      <w:del w:id="520" w:author="ADMINIBM" w:date="2016-04-11T21:18:00Z">
        <w:r w:rsidDel="00510D46">
          <w:rPr>
            <w:rFonts w:cs="Arial"/>
          </w:rPr>
          <w:delText xml:space="preserve">may </w:delText>
        </w:r>
      </w:del>
      <w:r>
        <w:rPr>
          <w:rFonts w:cs="Arial"/>
        </w:rPr>
        <w:t xml:space="preserve">get the message, “Virtual device ide 1:0 will start disconnected” you can ignore </w:t>
      </w:r>
      <w:del w:id="521" w:author="ADMINIBM" w:date="2016-04-11T21:17:00Z">
        <w:r w:rsidDel="00510D46">
          <w:rPr>
            <w:rFonts w:cs="Arial"/>
          </w:rPr>
          <w:delText>this for our purposes.</w:delText>
        </w:r>
      </w:del>
      <w:ins w:id="522" w:author="ADMINIBM" w:date="2016-04-11T21:17:00Z">
        <w:r w:rsidR="00510D46">
          <w:rPr>
            <w:rFonts w:cs="Arial"/>
          </w:rPr>
          <w:t>the message.</w:t>
        </w:r>
      </w:ins>
    </w:p>
    <w:p w14:paraId="049E405D" w14:textId="796AF95F" w:rsidR="00916C71" w:rsidRPr="00916C71" w:rsidRDefault="00916C71" w:rsidP="00916C71">
      <w:pPr>
        <w:pStyle w:val="Heading3"/>
        <w:numPr>
          <w:ilvl w:val="0"/>
          <w:numId w:val="0"/>
        </w:numPr>
        <w:ind w:left="792" w:hanging="792"/>
        <w:rPr>
          <w:ins w:id="523" w:author="ADMINIBM" w:date="2016-04-11T22:15:00Z"/>
          <w:rFonts w:ascii="Arial" w:hAnsi="Arial" w:cs="Arial"/>
          <w:b/>
          <w:sz w:val="28"/>
          <w:rPrChange w:id="524" w:author="ADMINIBM" w:date="2016-04-11T22:16:00Z">
            <w:rPr>
              <w:ins w:id="525" w:author="ADMINIBM" w:date="2016-04-11T22:15:00Z"/>
            </w:rPr>
          </w:rPrChange>
        </w:rPr>
      </w:pPr>
      <w:ins w:id="526" w:author="ADMINIBM" w:date="2016-04-11T22:15:00Z">
        <w:r w:rsidRPr="00916C71">
          <w:rPr>
            <w:rFonts w:ascii="Arial" w:hAnsi="Arial" w:cs="Arial"/>
            <w:b/>
            <w:sz w:val="28"/>
            <w:rPrChange w:id="527" w:author="ADMINIBM" w:date="2016-04-11T22:16:00Z">
              <w:rPr/>
            </w:rPrChange>
          </w:rPr>
          <w:t xml:space="preserve">FakeSMTP </w:t>
        </w:r>
      </w:ins>
      <w:ins w:id="528" w:author="ADMINIBM" w:date="2016-04-12T07:55:00Z">
        <w:r w:rsidR="00B7542C">
          <w:rPr>
            <w:rFonts w:ascii="Arial" w:hAnsi="Arial" w:cs="Arial"/>
            <w:b/>
            <w:sz w:val="28"/>
          </w:rPr>
          <w:t>Setup</w:t>
        </w:r>
      </w:ins>
    </w:p>
    <w:p w14:paraId="1CB5BBAE" w14:textId="19445EF2" w:rsidR="00916C71" w:rsidRPr="00916C71" w:rsidRDefault="00916C71" w:rsidP="00916C71">
      <w:pPr>
        <w:pStyle w:val="ListParagraph"/>
        <w:numPr>
          <w:ilvl w:val="0"/>
          <w:numId w:val="67"/>
        </w:numPr>
        <w:rPr>
          <w:ins w:id="529" w:author="ADMINIBM" w:date="2016-04-11T22:15:00Z"/>
          <w:rFonts w:ascii="Arial" w:hAnsi="Arial" w:cs="Arial"/>
          <w:rPrChange w:id="530" w:author="ADMINIBM" w:date="2016-04-11T22:16:00Z">
            <w:rPr>
              <w:ins w:id="531" w:author="ADMINIBM" w:date="2016-04-11T22:15:00Z"/>
            </w:rPr>
          </w:rPrChange>
        </w:rPr>
        <w:pPrChange w:id="532" w:author="ADMINIBM" w:date="2016-04-11T22:16:00Z">
          <w:pPr>
            <w:pStyle w:val="ListParagraph"/>
            <w:numPr>
              <w:numId w:val="44"/>
            </w:numPr>
            <w:ind w:left="360" w:hanging="360"/>
          </w:pPr>
        </w:pPrChange>
      </w:pPr>
      <w:ins w:id="533" w:author="ADMINIBM" w:date="2016-04-11T22:15:00Z">
        <w:r w:rsidRPr="00916C71">
          <w:rPr>
            <w:rFonts w:ascii="Arial" w:hAnsi="Arial" w:cs="Arial"/>
            <w:rPrChange w:id="534" w:author="ADMINIBM" w:date="2016-04-11T22:16:00Z">
              <w:rPr/>
            </w:rPrChange>
          </w:rPr>
          <w:t>Open a command window in the Ubuntu VM.</w:t>
        </w:r>
      </w:ins>
      <w:ins w:id="535" w:author="ADMINIBM" w:date="2016-04-11T22:17:00Z">
        <w:r>
          <w:rPr>
            <w:rFonts w:ascii="Arial" w:hAnsi="Arial" w:cs="Arial"/>
          </w:rPr>
          <w:t xml:space="preserve"> Click on the Blue icon on the top left. Click terminal in the drop down list. </w:t>
        </w:r>
      </w:ins>
    </w:p>
    <w:p w14:paraId="02EDBCCF" w14:textId="30B04AA1" w:rsidR="00916C71" w:rsidRPr="00C30F8A" w:rsidRDefault="00916C71" w:rsidP="00916C71">
      <w:pPr>
        <w:rPr>
          <w:ins w:id="536" w:author="ADMINIBM" w:date="2016-04-11T22:15:00Z"/>
          <w:rFonts w:cs="Arial"/>
        </w:rPr>
      </w:pPr>
      <w:ins w:id="537" w:author="ADMINIBM" w:date="2016-04-11T22:18:00Z">
        <w:r>
          <w:rPr>
            <w:noProof/>
          </w:rPr>
          <w:drawing>
            <wp:inline distT="0" distB="0" distL="0" distR="0" wp14:anchorId="762BCC24" wp14:editId="44405275">
              <wp:extent cx="5790509" cy="2247900"/>
              <wp:effectExtent l="0" t="0" r="127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6075" cy="2250061"/>
                      </a:xfrm>
                      <a:prstGeom prst="rect">
                        <a:avLst/>
                      </a:prstGeom>
                    </pic:spPr>
                  </pic:pic>
                </a:graphicData>
              </a:graphic>
            </wp:inline>
          </w:drawing>
        </w:r>
      </w:ins>
    </w:p>
    <w:p w14:paraId="75710652" w14:textId="77777777" w:rsidR="00916C71" w:rsidRPr="00C30F8A" w:rsidRDefault="00916C71" w:rsidP="00916C71">
      <w:pPr>
        <w:pStyle w:val="ListParagraph"/>
        <w:numPr>
          <w:ilvl w:val="0"/>
          <w:numId w:val="45"/>
        </w:numPr>
        <w:rPr>
          <w:ins w:id="538" w:author="ADMINIBM" w:date="2016-04-11T22:15:00Z"/>
          <w:rFonts w:ascii="Arial" w:hAnsi="Arial" w:cs="Arial"/>
        </w:rPr>
      </w:pPr>
      <w:ins w:id="539" w:author="ADMINIBM" w:date="2016-04-11T22:15:00Z">
        <w:r>
          <w:rPr>
            <w:rFonts w:ascii="Arial" w:hAnsi="Arial" w:cs="Arial"/>
          </w:rPr>
          <w:t>Key in</w:t>
        </w:r>
        <w:r w:rsidRPr="00C30F8A">
          <w:rPr>
            <w:rFonts w:ascii="Courier New" w:hAnsi="Courier New" w:cs="Courier New"/>
          </w:rPr>
          <w:t> java -jar fakeSMTP-1.13.jar</w:t>
        </w:r>
      </w:ins>
    </w:p>
    <w:p w14:paraId="0C0C6FAE" w14:textId="77777777" w:rsidR="00916C71" w:rsidRPr="00C30F8A" w:rsidRDefault="00916C71" w:rsidP="00916C71">
      <w:pPr>
        <w:rPr>
          <w:ins w:id="540" w:author="ADMINIBM" w:date="2016-04-11T22:15:00Z"/>
          <w:rFonts w:cs="Arial"/>
        </w:rPr>
      </w:pPr>
      <w:ins w:id="541" w:author="ADMINIBM" w:date="2016-04-11T22:15:00Z">
        <w:r>
          <w:rPr>
            <w:noProof/>
          </w:rPr>
          <w:lastRenderedPageBreak/>
          <w:drawing>
            <wp:inline distT="0" distB="0" distL="0" distR="0" wp14:anchorId="619C938F" wp14:editId="4ED5AE30">
              <wp:extent cx="4877223" cy="3383573"/>
              <wp:effectExtent l="0" t="0" r="0" b="762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223" cy="3383573"/>
                      </a:xfrm>
                      <a:prstGeom prst="rect">
                        <a:avLst/>
                      </a:prstGeom>
                    </pic:spPr>
                  </pic:pic>
                </a:graphicData>
              </a:graphic>
            </wp:inline>
          </w:drawing>
        </w:r>
      </w:ins>
    </w:p>
    <w:p w14:paraId="54252261" w14:textId="77777777" w:rsidR="00916C71" w:rsidRPr="00C30F8A" w:rsidRDefault="00916C71" w:rsidP="00916C71">
      <w:pPr>
        <w:pStyle w:val="ListParagraph"/>
        <w:numPr>
          <w:ilvl w:val="0"/>
          <w:numId w:val="45"/>
        </w:numPr>
        <w:rPr>
          <w:ins w:id="542" w:author="ADMINIBM" w:date="2016-04-11T22:15:00Z"/>
          <w:rFonts w:ascii="Arial" w:hAnsi="Arial" w:cs="Arial"/>
        </w:rPr>
      </w:pPr>
      <w:ins w:id="543" w:author="ADMINIBM" w:date="2016-04-11T22:15:00Z">
        <w:r>
          <w:rPr>
            <w:rFonts w:ascii="Arial" w:hAnsi="Arial" w:cs="Arial"/>
          </w:rPr>
          <w:t xml:space="preserve">Click the </w:t>
        </w:r>
        <w:r w:rsidRPr="00C30F8A">
          <w:rPr>
            <w:rFonts w:ascii="Arial" w:hAnsi="Arial" w:cs="Arial"/>
            <w:b/>
          </w:rPr>
          <w:t>Start server button</w:t>
        </w:r>
        <w:r>
          <w:rPr>
            <w:rFonts w:ascii="Arial" w:hAnsi="Arial" w:cs="Arial"/>
            <w:b/>
          </w:rPr>
          <w:t xml:space="preserve">. </w:t>
        </w:r>
      </w:ins>
    </w:p>
    <w:p w14:paraId="6A124985" w14:textId="77777777" w:rsidR="002C24C4" w:rsidRDefault="002C24C4" w:rsidP="00F50B1B">
      <w:pPr>
        <w:rPr>
          <w:ins w:id="544" w:author="ADMINIBM" w:date="2016-04-11T21:51:00Z"/>
          <w:rFonts w:cs="Arial"/>
        </w:rPr>
      </w:pPr>
    </w:p>
    <w:p w14:paraId="14FCB169" w14:textId="08873194" w:rsidR="002C24C4" w:rsidRDefault="002C24C4" w:rsidP="002C24C4">
      <w:pPr>
        <w:pStyle w:val="Heading4"/>
        <w:rPr>
          <w:ins w:id="545" w:author="ADMINIBM" w:date="2016-04-11T21:51:00Z"/>
        </w:rPr>
      </w:pPr>
      <w:bookmarkStart w:id="546" w:name="_Toc448176550"/>
      <w:ins w:id="547" w:author="ADMINIBM" w:date="2016-04-11T21:51:00Z">
        <w:r>
          <w:lastRenderedPageBreak/>
          <w:t>4</w:t>
        </w:r>
        <w:r w:rsidRPr="00243A42">
          <w:t xml:space="preserve"> </w:t>
        </w:r>
        <w:r>
          <w:t>User ID and Passwords</w:t>
        </w:r>
        <w:bookmarkEnd w:id="546"/>
        <w:r>
          <w:t xml:space="preserve"> </w:t>
        </w:r>
      </w:ins>
    </w:p>
    <w:p w14:paraId="5A9B5AF1" w14:textId="6E277C35" w:rsidR="002C24C4" w:rsidRDefault="002C24C4" w:rsidP="00F50B1B">
      <w:pPr>
        <w:rPr>
          <w:ins w:id="548" w:author="ADMINIBM" w:date="2016-04-11T21:52:00Z"/>
          <w:rFonts w:cs="Arial"/>
        </w:rPr>
      </w:pPr>
      <w:ins w:id="549" w:author="ADMINIBM" w:date="2016-04-11T21:52:00Z">
        <w:r>
          <w:rPr>
            <w:rFonts w:cs="Arial"/>
          </w:rPr>
          <w:t>The following are the</w:t>
        </w:r>
      </w:ins>
      <w:ins w:id="550" w:author="ADMINIBM" w:date="2016-04-11T21:54:00Z">
        <w:r w:rsidR="000D01C1">
          <w:rPr>
            <w:rFonts w:cs="Arial"/>
          </w:rPr>
          <w:t xml:space="preserve"> admin</w:t>
        </w:r>
      </w:ins>
      <w:ins w:id="551" w:author="ADMINIBM" w:date="2016-04-11T21:52:00Z">
        <w:r>
          <w:rPr>
            <w:rFonts w:cs="Arial"/>
          </w:rPr>
          <w:t xml:space="preserve"> user ID’s and password for the PoT images –</w:t>
        </w:r>
      </w:ins>
    </w:p>
    <w:tbl>
      <w:tblPr>
        <w:tblStyle w:val="GridTable1Light"/>
        <w:tblW w:w="0" w:type="auto"/>
        <w:tblLook w:val="04A0" w:firstRow="1" w:lastRow="0" w:firstColumn="1" w:lastColumn="0" w:noHBand="0" w:noVBand="1"/>
        <w:tblPrChange w:id="552" w:author="ADMINIBM" w:date="2016-04-11T21:52:00Z">
          <w:tblPr>
            <w:tblStyle w:val="TableGrid2"/>
            <w:tblW w:w="0" w:type="auto"/>
            <w:tblLook w:val="04A0" w:firstRow="1" w:lastRow="0" w:firstColumn="1" w:lastColumn="0" w:noHBand="0" w:noVBand="1"/>
          </w:tblPr>
        </w:tblPrChange>
      </w:tblPr>
      <w:tblGrid>
        <w:gridCol w:w="3402"/>
        <w:gridCol w:w="3403"/>
        <w:gridCol w:w="3403"/>
        <w:tblGridChange w:id="553">
          <w:tblGrid>
            <w:gridCol w:w="147"/>
            <w:gridCol w:w="3255"/>
            <w:gridCol w:w="99"/>
            <w:gridCol w:w="3304"/>
            <w:gridCol w:w="51"/>
            <w:gridCol w:w="3352"/>
            <w:gridCol w:w="3"/>
          </w:tblGrid>
        </w:tblGridChange>
      </w:tblGrid>
      <w:tr w:rsidR="000D01C1" w14:paraId="0EC1185C" w14:textId="77777777" w:rsidTr="000D01C1">
        <w:trPr>
          <w:cnfStyle w:val="100000000000" w:firstRow="1" w:lastRow="0" w:firstColumn="0" w:lastColumn="0" w:oddVBand="0" w:evenVBand="0" w:oddHBand="0" w:evenHBand="0" w:firstRowFirstColumn="0" w:firstRowLastColumn="0" w:lastRowFirstColumn="0" w:lastRowLastColumn="0"/>
          <w:ins w:id="554" w:author="ADMINIBM" w:date="2016-04-11T21:52:00Z"/>
          <w:trPrChange w:id="555" w:author="ADMINIBM" w:date="2016-04-11T21:52:00Z">
            <w:trPr>
              <w:gridBefore w:val="1"/>
            </w:trPr>
          </w:trPrChange>
        </w:trPr>
        <w:tc>
          <w:tcPr>
            <w:cnfStyle w:val="001000000000" w:firstRow="0" w:lastRow="0" w:firstColumn="1" w:lastColumn="0" w:oddVBand="0" w:evenVBand="0" w:oddHBand="0" w:evenHBand="0" w:firstRowFirstColumn="0" w:firstRowLastColumn="0" w:lastRowFirstColumn="0" w:lastRowLastColumn="0"/>
            <w:tcW w:w="3402" w:type="dxa"/>
            <w:tcPrChange w:id="556" w:author="ADMINIBM" w:date="2016-04-11T21:52:00Z">
              <w:tcPr>
                <w:tcW w:w="3402" w:type="dxa"/>
                <w:gridSpan w:val="2"/>
              </w:tcPr>
            </w:tcPrChange>
          </w:tcPr>
          <w:p w14:paraId="16E7BC7A" w14:textId="5242F6C9" w:rsidR="000D01C1" w:rsidRDefault="000D01C1" w:rsidP="00F50B1B">
            <w:pPr>
              <w:cnfStyle w:val="101000000000" w:firstRow="1" w:lastRow="0" w:firstColumn="1" w:lastColumn="0" w:oddVBand="0" w:evenVBand="0" w:oddHBand="0" w:evenHBand="0" w:firstRowFirstColumn="0" w:firstRowLastColumn="0" w:lastRowFirstColumn="0" w:lastRowLastColumn="0"/>
              <w:rPr>
                <w:ins w:id="557" w:author="ADMINIBM" w:date="2016-04-11T21:52:00Z"/>
                <w:rFonts w:cs="Arial"/>
              </w:rPr>
            </w:pPr>
            <w:ins w:id="558" w:author="ADMINIBM" w:date="2016-04-11T21:52:00Z">
              <w:r>
                <w:rPr>
                  <w:rFonts w:cs="Arial"/>
                </w:rPr>
                <w:t>Image</w:t>
              </w:r>
            </w:ins>
          </w:p>
        </w:tc>
        <w:tc>
          <w:tcPr>
            <w:tcW w:w="3403" w:type="dxa"/>
            <w:tcPrChange w:id="559" w:author="ADMINIBM" w:date="2016-04-11T21:52:00Z">
              <w:tcPr>
                <w:tcW w:w="3403" w:type="dxa"/>
                <w:gridSpan w:val="2"/>
              </w:tcPr>
            </w:tcPrChange>
          </w:tcPr>
          <w:p w14:paraId="5336421A" w14:textId="6E0258A8" w:rsidR="000D01C1" w:rsidRDefault="000D01C1" w:rsidP="00F50B1B">
            <w:pPr>
              <w:cnfStyle w:val="100000000000" w:firstRow="1" w:lastRow="0" w:firstColumn="0" w:lastColumn="0" w:oddVBand="0" w:evenVBand="0" w:oddHBand="0" w:evenHBand="0" w:firstRowFirstColumn="0" w:firstRowLastColumn="0" w:lastRowFirstColumn="0" w:lastRowLastColumn="0"/>
              <w:rPr>
                <w:ins w:id="560" w:author="ADMINIBM" w:date="2016-04-11T21:52:00Z"/>
                <w:rFonts w:cs="Arial"/>
              </w:rPr>
            </w:pPr>
            <w:ins w:id="561" w:author="ADMINIBM" w:date="2016-04-11T21:53:00Z">
              <w:r>
                <w:rPr>
                  <w:rFonts w:cs="Arial"/>
                </w:rPr>
                <w:t xml:space="preserve">User ID </w:t>
              </w:r>
            </w:ins>
          </w:p>
        </w:tc>
        <w:tc>
          <w:tcPr>
            <w:tcW w:w="3403" w:type="dxa"/>
            <w:tcPrChange w:id="562" w:author="ADMINIBM" w:date="2016-04-11T21:52:00Z">
              <w:tcPr>
                <w:tcW w:w="3403" w:type="dxa"/>
                <w:gridSpan w:val="2"/>
              </w:tcPr>
            </w:tcPrChange>
          </w:tcPr>
          <w:p w14:paraId="6392B89C" w14:textId="6B10047D" w:rsidR="000D01C1" w:rsidRDefault="000D01C1" w:rsidP="00F50B1B">
            <w:pPr>
              <w:cnfStyle w:val="100000000000" w:firstRow="1" w:lastRow="0" w:firstColumn="0" w:lastColumn="0" w:oddVBand="0" w:evenVBand="0" w:oddHBand="0" w:evenHBand="0" w:firstRowFirstColumn="0" w:firstRowLastColumn="0" w:lastRowFirstColumn="0" w:lastRowLastColumn="0"/>
              <w:rPr>
                <w:ins w:id="563" w:author="ADMINIBM" w:date="2016-04-11T21:52:00Z"/>
                <w:rFonts w:cs="Arial"/>
              </w:rPr>
            </w:pPr>
            <w:ins w:id="564" w:author="ADMINIBM" w:date="2016-04-11T21:53:00Z">
              <w:r>
                <w:rPr>
                  <w:rFonts w:cs="Arial"/>
                </w:rPr>
                <w:t>Password</w:t>
              </w:r>
            </w:ins>
          </w:p>
        </w:tc>
      </w:tr>
      <w:tr w:rsidR="000D01C1" w14:paraId="3948BF94" w14:textId="77777777" w:rsidTr="000D01C1">
        <w:trPr>
          <w:ins w:id="565" w:author="ADMINIBM" w:date="2016-04-11T21:52:00Z"/>
          <w:trPrChange w:id="566" w:author="ADMINIBM" w:date="2016-04-11T21:52:00Z">
            <w:trPr>
              <w:gridBefore w:val="1"/>
            </w:trPr>
          </w:trPrChange>
        </w:trPr>
        <w:tc>
          <w:tcPr>
            <w:cnfStyle w:val="001000000000" w:firstRow="0" w:lastRow="0" w:firstColumn="1" w:lastColumn="0" w:oddVBand="0" w:evenVBand="0" w:oddHBand="0" w:evenHBand="0" w:firstRowFirstColumn="0" w:firstRowLastColumn="0" w:lastRowFirstColumn="0" w:lastRowLastColumn="0"/>
            <w:tcW w:w="3402" w:type="dxa"/>
            <w:tcPrChange w:id="567" w:author="ADMINIBM" w:date="2016-04-11T21:52:00Z">
              <w:tcPr>
                <w:tcW w:w="3402" w:type="dxa"/>
                <w:gridSpan w:val="2"/>
              </w:tcPr>
            </w:tcPrChange>
          </w:tcPr>
          <w:p w14:paraId="20D0332D" w14:textId="60891922" w:rsidR="000D01C1" w:rsidRDefault="000D01C1" w:rsidP="00F50B1B">
            <w:pPr>
              <w:rPr>
                <w:ins w:id="568" w:author="ADMINIBM" w:date="2016-04-11T21:52:00Z"/>
                <w:rFonts w:cs="Arial"/>
              </w:rPr>
            </w:pPr>
            <w:ins w:id="569" w:author="ADMINIBM" w:date="2016-04-11T21:53:00Z">
              <w:r>
                <w:rPr>
                  <w:rFonts w:cs="Arial"/>
                </w:rPr>
                <w:t>Xubuntu</w:t>
              </w:r>
            </w:ins>
          </w:p>
        </w:tc>
        <w:tc>
          <w:tcPr>
            <w:tcW w:w="3403" w:type="dxa"/>
            <w:tcPrChange w:id="570" w:author="ADMINIBM" w:date="2016-04-11T21:52:00Z">
              <w:tcPr>
                <w:tcW w:w="3403" w:type="dxa"/>
                <w:gridSpan w:val="2"/>
              </w:tcPr>
            </w:tcPrChange>
          </w:tcPr>
          <w:p w14:paraId="6E481033" w14:textId="1318A383" w:rsidR="000D01C1" w:rsidRDefault="000D01C1" w:rsidP="00F50B1B">
            <w:pPr>
              <w:cnfStyle w:val="000000000000" w:firstRow="0" w:lastRow="0" w:firstColumn="0" w:lastColumn="0" w:oddVBand="0" w:evenVBand="0" w:oddHBand="0" w:evenHBand="0" w:firstRowFirstColumn="0" w:firstRowLastColumn="0" w:lastRowFirstColumn="0" w:lastRowLastColumn="0"/>
              <w:rPr>
                <w:ins w:id="571" w:author="ADMINIBM" w:date="2016-04-11T21:52:00Z"/>
                <w:rFonts w:cs="Arial"/>
              </w:rPr>
            </w:pPr>
            <w:ins w:id="572" w:author="ADMINIBM" w:date="2016-04-11T21:53:00Z">
              <w:r>
                <w:rPr>
                  <w:rFonts w:cs="Arial"/>
                </w:rPr>
                <w:t>admin</w:t>
              </w:r>
            </w:ins>
          </w:p>
        </w:tc>
        <w:tc>
          <w:tcPr>
            <w:tcW w:w="3403" w:type="dxa"/>
            <w:tcPrChange w:id="573" w:author="ADMINIBM" w:date="2016-04-11T21:52:00Z">
              <w:tcPr>
                <w:tcW w:w="3403" w:type="dxa"/>
                <w:gridSpan w:val="2"/>
              </w:tcPr>
            </w:tcPrChange>
          </w:tcPr>
          <w:p w14:paraId="5DA25FF9" w14:textId="5B6C4660" w:rsidR="000D01C1" w:rsidRDefault="000D01C1" w:rsidP="00F50B1B">
            <w:pPr>
              <w:cnfStyle w:val="000000000000" w:firstRow="0" w:lastRow="0" w:firstColumn="0" w:lastColumn="0" w:oddVBand="0" w:evenVBand="0" w:oddHBand="0" w:evenHBand="0" w:firstRowFirstColumn="0" w:firstRowLastColumn="0" w:lastRowFirstColumn="0" w:lastRowLastColumn="0"/>
              <w:rPr>
                <w:ins w:id="574" w:author="ADMINIBM" w:date="2016-04-11T21:52:00Z"/>
                <w:rFonts w:cs="Arial"/>
              </w:rPr>
            </w:pPr>
            <w:ins w:id="575" w:author="ADMINIBM" w:date="2016-04-11T21:53:00Z">
              <w:r>
                <w:rPr>
                  <w:rFonts w:cs="Arial"/>
                </w:rPr>
                <w:t>Passw0rd!</w:t>
              </w:r>
            </w:ins>
          </w:p>
        </w:tc>
      </w:tr>
      <w:tr w:rsidR="000D01C1" w14:paraId="6330A3C7" w14:textId="77777777" w:rsidTr="000D01C1">
        <w:trPr>
          <w:ins w:id="576" w:author="ADMINIBM" w:date="2016-04-11T21:52:00Z"/>
          <w:trPrChange w:id="577" w:author="ADMINIBM" w:date="2016-04-11T21:52:00Z">
            <w:trPr>
              <w:gridBefore w:val="1"/>
            </w:trPr>
          </w:trPrChange>
        </w:trPr>
        <w:tc>
          <w:tcPr>
            <w:cnfStyle w:val="001000000000" w:firstRow="0" w:lastRow="0" w:firstColumn="1" w:lastColumn="0" w:oddVBand="0" w:evenVBand="0" w:oddHBand="0" w:evenHBand="0" w:firstRowFirstColumn="0" w:firstRowLastColumn="0" w:lastRowFirstColumn="0" w:lastRowLastColumn="0"/>
            <w:tcW w:w="3402" w:type="dxa"/>
            <w:tcPrChange w:id="578" w:author="ADMINIBM" w:date="2016-04-11T21:52:00Z">
              <w:tcPr>
                <w:tcW w:w="3402" w:type="dxa"/>
                <w:gridSpan w:val="2"/>
              </w:tcPr>
            </w:tcPrChange>
          </w:tcPr>
          <w:p w14:paraId="36EA6EBA" w14:textId="3BEF0CBE" w:rsidR="000D01C1" w:rsidRDefault="000D01C1" w:rsidP="00F50B1B">
            <w:pPr>
              <w:rPr>
                <w:ins w:id="579" w:author="ADMINIBM" w:date="2016-04-11T21:52:00Z"/>
                <w:rFonts w:cs="Arial"/>
              </w:rPr>
            </w:pPr>
            <w:ins w:id="580" w:author="ADMINIBM" w:date="2016-04-11T21:53:00Z">
              <w:r>
                <w:rPr>
                  <w:rFonts w:cs="Arial"/>
                </w:rPr>
                <w:t>APIM</w:t>
              </w:r>
            </w:ins>
            <w:ins w:id="581" w:author="ADMINIBM" w:date="2016-04-11T22:00:00Z">
              <w:r>
                <w:rPr>
                  <w:rFonts w:cs="Arial"/>
                </w:rPr>
                <w:t xml:space="preserve"> </w:t>
              </w:r>
            </w:ins>
          </w:p>
        </w:tc>
        <w:tc>
          <w:tcPr>
            <w:tcW w:w="3403" w:type="dxa"/>
            <w:tcPrChange w:id="582" w:author="ADMINIBM" w:date="2016-04-11T21:52:00Z">
              <w:tcPr>
                <w:tcW w:w="3403" w:type="dxa"/>
                <w:gridSpan w:val="2"/>
              </w:tcPr>
            </w:tcPrChange>
          </w:tcPr>
          <w:p w14:paraId="5AA6A6DE" w14:textId="0A4E0DA2" w:rsidR="000D01C1" w:rsidRDefault="000D01C1" w:rsidP="00F50B1B">
            <w:pPr>
              <w:cnfStyle w:val="000000000000" w:firstRow="0" w:lastRow="0" w:firstColumn="0" w:lastColumn="0" w:oddVBand="0" w:evenVBand="0" w:oddHBand="0" w:evenHBand="0" w:firstRowFirstColumn="0" w:firstRowLastColumn="0" w:lastRowFirstColumn="0" w:lastRowLastColumn="0"/>
              <w:rPr>
                <w:ins w:id="583" w:author="ADMINIBM" w:date="2016-04-11T21:52:00Z"/>
                <w:rFonts w:cs="Arial"/>
              </w:rPr>
            </w:pPr>
            <w:ins w:id="584" w:author="ADMINIBM" w:date="2016-04-11T21:53:00Z">
              <w:r>
                <w:rPr>
                  <w:rFonts w:cs="Arial"/>
                </w:rPr>
                <w:t>admin</w:t>
              </w:r>
            </w:ins>
          </w:p>
        </w:tc>
        <w:tc>
          <w:tcPr>
            <w:tcW w:w="3403" w:type="dxa"/>
            <w:tcPrChange w:id="585" w:author="ADMINIBM" w:date="2016-04-11T21:52:00Z">
              <w:tcPr>
                <w:tcW w:w="3403" w:type="dxa"/>
                <w:gridSpan w:val="2"/>
              </w:tcPr>
            </w:tcPrChange>
          </w:tcPr>
          <w:p w14:paraId="465C6F8F" w14:textId="6F6DAFF4" w:rsidR="000D01C1" w:rsidRDefault="000D01C1" w:rsidP="00F50B1B">
            <w:pPr>
              <w:cnfStyle w:val="000000000000" w:firstRow="0" w:lastRow="0" w:firstColumn="0" w:lastColumn="0" w:oddVBand="0" w:evenVBand="0" w:oddHBand="0" w:evenHBand="0" w:firstRowFirstColumn="0" w:firstRowLastColumn="0" w:lastRowFirstColumn="0" w:lastRowLastColumn="0"/>
              <w:rPr>
                <w:ins w:id="586" w:author="ADMINIBM" w:date="2016-04-11T21:52:00Z"/>
                <w:rFonts w:cs="Arial"/>
              </w:rPr>
            </w:pPr>
            <w:ins w:id="587" w:author="ADMINIBM" w:date="2016-04-11T21:53:00Z">
              <w:r>
                <w:rPr>
                  <w:rFonts w:cs="Arial"/>
                </w:rPr>
                <w:t>Passw0rd!</w:t>
              </w:r>
            </w:ins>
          </w:p>
        </w:tc>
      </w:tr>
      <w:tr w:rsidR="000D01C1" w14:paraId="72EEE7E3" w14:textId="77777777" w:rsidTr="000D01C1">
        <w:trPr>
          <w:ins w:id="588" w:author="ADMINIBM" w:date="2016-04-11T21:52:00Z"/>
          <w:trPrChange w:id="589" w:author="ADMINIBM" w:date="2016-04-11T21:52:00Z">
            <w:trPr>
              <w:gridBefore w:val="1"/>
            </w:trPr>
          </w:trPrChange>
        </w:trPr>
        <w:tc>
          <w:tcPr>
            <w:cnfStyle w:val="001000000000" w:firstRow="0" w:lastRow="0" w:firstColumn="1" w:lastColumn="0" w:oddVBand="0" w:evenVBand="0" w:oddHBand="0" w:evenHBand="0" w:firstRowFirstColumn="0" w:firstRowLastColumn="0" w:lastRowFirstColumn="0" w:lastRowLastColumn="0"/>
            <w:tcW w:w="3402" w:type="dxa"/>
            <w:tcPrChange w:id="590" w:author="ADMINIBM" w:date="2016-04-11T21:52:00Z">
              <w:tcPr>
                <w:tcW w:w="3402" w:type="dxa"/>
                <w:gridSpan w:val="2"/>
              </w:tcPr>
            </w:tcPrChange>
          </w:tcPr>
          <w:p w14:paraId="5C07F989" w14:textId="5E041501" w:rsidR="000D01C1" w:rsidRDefault="000D01C1" w:rsidP="00F50B1B">
            <w:pPr>
              <w:rPr>
                <w:ins w:id="591" w:author="ADMINIBM" w:date="2016-04-11T21:52:00Z"/>
                <w:rFonts w:cs="Arial"/>
              </w:rPr>
            </w:pPr>
            <w:ins w:id="592" w:author="ADMINIBM" w:date="2016-04-11T21:53:00Z">
              <w:r>
                <w:rPr>
                  <w:rFonts w:cs="Arial"/>
                </w:rPr>
                <w:t>Gateway</w:t>
              </w:r>
            </w:ins>
          </w:p>
        </w:tc>
        <w:tc>
          <w:tcPr>
            <w:tcW w:w="3403" w:type="dxa"/>
            <w:tcPrChange w:id="593" w:author="ADMINIBM" w:date="2016-04-11T21:52:00Z">
              <w:tcPr>
                <w:tcW w:w="3403" w:type="dxa"/>
                <w:gridSpan w:val="2"/>
              </w:tcPr>
            </w:tcPrChange>
          </w:tcPr>
          <w:p w14:paraId="38FCDA5B" w14:textId="24CA20A1" w:rsidR="000D01C1" w:rsidRDefault="000D01C1" w:rsidP="00F50B1B">
            <w:pPr>
              <w:cnfStyle w:val="000000000000" w:firstRow="0" w:lastRow="0" w:firstColumn="0" w:lastColumn="0" w:oddVBand="0" w:evenVBand="0" w:oddHBand="0" w:evenHBand="0" w:firstRowFirstColumn="0" w:firstRowLastColumn="0" w:lastRowFirstColumn="0" w:lastRowLastColumn="0"/>
              <w:rPr>
                <w:ins w:id="594" w:author="ADMINIBM" w:date="2016-04-11T21:52:00Z"/>
                <w:rFonts w:cs="Arial"/>
              </w:rPr>
            </w:pPr>
            <w:ins w:id="595" w:author="ADMINIBM" w:date="2016-04-11T21:53:00Z">
              <w:r>
                <w:rPr>
                  <w:rFonts w:cs="Arial"/>
                </w:rPr>
                <w:t>admin</w:t>
              </w:r>
            </w:ins>
          </w:p>
        </w:tc>
        <w:tc>
          <w:tcPr>
            <w:tcW w:w="3403" w:type="dxa"/>
            <w:tcPrChange w:id="596" w:author="ADMINIBM" w:date="2016-04-11T21:52:00Z">
              <w:tcPr>
                <w:tcW w:w="3403" w:type="dxa"/>
                <w:gridSpan w:val="2"/>
              </w:tcPr>
            </w:tcPrChange>
          </w:tcPr>
          <w:p w14:paraId="5751A9E0" w14:textId="0CB21BA9" w:rsidR="000D01C1" w:rsidRDefault="000D01C1" w:rsidP="00F50B1B">
            <w:pPr>
              <w:cnfStyle w:val="000000000000" w:firstRow="0" w:lastRow="0" w:firstColumn="0" w:lastColumn="0" w:oddVBand="0" w:evenVBand="0" w:oddHBand="0" w:evenHBand="0" w:firstRowFirstColumn="0" w:firstRowLastColumn="0" w:lastRowFirstColumn="0" w:lastRowLastColumn="0"/>
              <w:rPr>
                <w:ins w:id="597" w:author="ADMINIBM" w:date="2016-04-11T21:52:00Z"/>
                <w:rFonts w:cs="Arial"/>
              </w:rPr>
            </w:pPr>
            <w:ins w:id="598" w:author="ADMINIBM" w:date="2016-04-11T21:53:00Z">
              <w:r>
                <w:rPr>
                  <w:rFonts w:cs="Arial"/>
                </w:rPr>
                <w:t>Passw0rd!</w:t>
              </w:r>
            </w:ins>
          </w:p>
        </w:tc>
      </w:tr>
      <w:tr w:rsidR="000D01C1" w14:paraId="4693E8F7" w14:textId="77777777" w:rsidTr="000D01C1">
        <w:trPr>
          <w:ins w:id="599" w:author="ADMINIBM" w:date="2016-04-11T21:54:00Z"/>
        </w:trPr>
        <w:tc>
          <w:tcPr>
            <w:cnfStyle w:val="001000000000" w:firstRow="0" w:lastRow="0" w:firstColumn="1" w:lastColumn="0" w:oddVBand="0" w:evenVBand="0" w:oddHBand="0" w:evenHBand="0" w:firstRowFirstColumn="0" w:firstRowLastColumn="0" w:lastRowFirstColumn="0" w:lastRowLastColumn="0"/>
            <w:tcW w:w="3402" w:type="dxa"/>
          </w:tcPr>
          <w:p w14:paraId="121097DD" w14:textId="335D2E90" w:rsidR="000D01C1" w:rsidRDefault="000D01C1" w:rsidP="00F50B1B">
            <w:pPr>
              <w:rPr>
                <w:ins w:id="600" w:author="ADMINIBM" w:date="2016-04-11T21:54:00Z"/>
                <w:rFonts w:cs="Arial"/>
              </w:rPr>
            </w:pPr>
            <w:ins w:id="601" w:author="ADMINIBM" w:date="2016-04-11T21:54:00Z">
              <w:r>
                <w:rPr>
                  <w:rFonts w:cs="Arial"/>
                </w:rPr>
                <w:t>Portal</w:t>
              </w:r>
            </w:ins>
          </w:p>
        </w:tc>
        <w:tc>
          <w:tcPr>
            <w:tcW w:w="3403" w:type="dxa"/>
          </w:tcPr>
          <w:p w14:paraId="219EB0E2" w14:textId="6EC3F1FD" w:rsidR="000D01C1" w:rsidRDefault="000D01C1" w:rsidP="00F50B1B">
            <w:pPr>
              <w:cnfStyle w:val="000000000000" w:firstRow="0" w:lastRow="0" w:firstColumn="0" w:lastColumn="0" w:oddVBand="0" w:evenVBand="0" w:oddHBand="0" w:evenHBand="0" w:firstRowFirstColumn="0" w:firstRowLastColumn="0" w:lastRowFirstColumn="0" w:lastRowLastColumn="0"/>
              <w:rPr>
                <w:ins w:id="602" w:author="ADMINIBM" w:date="2016-04-11T21:54:00Z"/>
                <w:rFonts w:cs="Arial"/>
              </w:rPr>
            </w:pPr>
            <w:ins w:id="603" w:author="ADMINIBM" w:date="2016-04-11T21:54:00Z">
              <w:r>
                <w:rPr>
                  <w:rFonts w:cs="Arial"/>
                </w:rPr>
                <w:t>admin</w:t>
              </w:r>
            </w:ins>
          </w:p>
        </w:tc>
        <w:tc>
          <w:tcPr>
            <w:tcW w:w="3403" w:type="dxa"/>
          </w:tcPr>
          <w:p w14:paraId="5FF49F66" w14:textId="5022AD2C" w:rsidR="000D01C1" w:rsidRDefault="000D01C1" w:rsidP="00F50B1B">
            <w:pPr>
              <w:cnfStyle w:val="000000000000" w:firstRow="0" w:lastRow="0" w:firstColumn="0" w:lastColumn="0" w:oddVBand="0" w:evenVBand="0" w:oddHBand="0" w:evenHBand="0" w:firstRowFirstColumn="0" w:firstRowLastColumn="0" w:lastRowFirstColumn="0" w:lastRowLastColumn="0"/>
              <w:rPr>
                <w:ins w:id="604" w:author="ADMINIBM" w:date="2016-04-11T21:54:00Z"/>
                <w:rFonts w:cs="Arial"/>
              </w:rPr>
            </w:pPr>
            <w:ins w:id="605" w:author="ADMINIBM" w:date="2016-04-11T21:54:00Z">
              <w:r>
                <w:rPr>
                  <w:rFonts w:cs="Arial"/>
                </w:rPr>
                <w:t>Passw0rd!</w:t>
              </w:r>
            </w:ins>
          </w:p>
        </w:tc>
      </w:tr>
    </w:tbl>
    <w:p w14:paraId="229C3DAE" w14:textId="75FE616A" w:rsidR="002C24C4" w:rsidRDefault="002C24C4" w:rsidP="00F50B1B">
      <w:pPr>
        <w:rPr>
          <w:ins w:id="606" w:author="ADMINIBM" w:date="2016-04-11T21:49:00Z"/>
          <w:rFonts w:cs="Arial"/>
        </w:rPr>
      </w:pPr>
    </w:p>
    <w:p w14:paraId="41C6D9ED" w14:textId="6FCA403F" w:rsidR="002C24C4" w:rsidRDefault="000D01C1" w:rsidP="00F50B1B">
      <w:pPr>
        <w:rPr>
          <w:ins w:id="607" w:author="ADMINIBM" w:date="2016-04-11T22:00:00Z"/>
          <w:rFonts w:cs="Arial"/>
        </w:rPr>
      </w:pPr>
      <w:ins w:id="608" w:author="ADMINIBM" w:date="2016-04-11T21:54:00Z">
        <w:r>
          <w:rPr>
            <w:rFonts w:cs="Arial"/>
          </w:rPr>
          <w:t>Note – Student user ID’s and passwords will be provided in the student lab.</w:t>
        </w:r>
      </w:ins>
    </w:p>
    <w:p w14:paraId="5CC8BAD9" w14:textId="77777777" w:rsidR="000D01C1" w:rsidRDefault="000D01C1" w:rsidP="00F50B1B">
      <w:pPr>
        <w:rPr>
          <w:ins w:id="609" w:author="ADMINIBM" w:date="2016-04-11T22:15:00Z"/>
          <w:rFonts w:cs="Arial"/>
        </w:rPr>
      </w:pPr>
    </w:p>
    <w:p w14:paraId="0C6E757F" w14:textId="77777777" w:rsidR="00916C71" w:rsidRDefault="00916C71" w:rsidP="00F50B1B">
      <w:pPr>
        <w:rPr>
          <w:ins w:id="610" w:author="ADMINIBM" w:date="2016-04-11T21:49:00Z"/>
          <w:rFonts w:cs="Arial"/>
        </w:rPr>
      </w:pPr>
    </w:p>
    <w:p w14:paraId="0C642FE7" w14:textId="6B6244CB" w:rsidR="000D01C1" w:rsidRDefault="000D01C1" w:rsidP="000D01C1">
      <w:pPr>
        <w:pStyle w:val="Heading4"/>
        <w:rPr>
          <w:ins w:id="611" w:author="ADMINIBM" w:date="2016-04-11T22:01:00Z"/>
        </w:rPr>
      </w:pPr>
      <w:bookmarkStart w:id="612" w:name="_Toc448176551"/>
      <w:ins w:id="613" w:author="ADMINIBM" w:date="2016-04-11T22:01:00Z">
        <w:r>
          <w:lastRenderedPageBreak/>
          <w:t>5</w:t>
        </w:r>
      </w:ins>
      <w:ins w:id="614" w:author="ADMINIBM" w:date="2016-04-11T22:00:00Z">
        <w:r w:rsidRPr="00243A42">
          <w:t xml:space="preserve"> </w:t>
        </w:r>
      </w:ins>
      <w:ins w:id="615" w:author="ADMINIBM" w:date="2016-04-11T22:14:00Z">
        <w:r w:rsidR="00DF4EFB">
          <w:t>Open Ubuntu Firefox to verify all API components are up</w:t>
        </w:r>
      </w:ins>
      <w:bookmarkEnd w:id="612"/>
    </w:p>
    <w:p w14:paraId="66FC2544" w14:textId="61DA5558" w:rsidR="000D01C1" w:rsidRDefault="000D01C1" w:rsidP="000D01C1">
      <w:pPr>
        <w:rPr>
          <w:ins w:id="616" w:author="ADMINIBM" w:date="2016-04-11T22:06:00Z"/>
          <w:lang w:eastAsia="zh-CN"/>
        </w:rPr>
        <w:pPrChange w:id="617" w:author="ADMINIBM" w:date="2016-04-11T22:01:00Z">
          <w:pPr>
            <w:pStyle w:val="Heading4"/>
          </w:pPr>
        </w:pPrChange>
      </w:pPr>
      <w:ins w:id="618" w:author="ADMINIBM" w:date="2016-04-11T22:01:00Z">
        <w:r>
          <w:rPr>
            <w:lang w:eastAsia="zh-CN"/>
          </w:rPr>
          <w:t xml:space="preserve">Once the Ubuntu image is up and running and all the other VM’s have been brought up in order. Go to the Ubuntu </w:t>
        </w:r>
      </w:ins>
      <w:ins w:id="619" w:author="ADMINIBM" w:date="2016-04-11T22:02:00Z">
        <w:r w:rsidR="00DF4EFB">
          <w:rPr>
            <w:lang w:eastAsia="zh-CN"/>
          </w:rPr>
          <w:t>image and open up Firefox Web</w:t>
        </w:r>
      </w:ins>
      <w:ins w:id="620" w:author="ADMINIBM" w:date="2016-04-11T22:06:00Z">
        <w:r w:rsidR="00DF4EFB">
          <w:rPr>
            <w:lang w:eastAsia="zh-CN"/>
          </w:rPr>
          <w:t xml:space="preserve"> Browser.</w:t>
        </w:r>
      </w:ins>
    </w:p>
    <w:p w14:paraId="59E5D99E" w14:textId="324D323E" w:rsidR="00DF4EFB" w:rsidRDefault="00DF4EFB" w:rsidP="00DF4EFB">
      <w:pPr>
        <w:pStyle w:val="ListParagraph"/>
        <w:numPr>
          <w:ilvl w:val="0"/>
          <w:numId w:val="66"/>
        </w:numPr>
        <w:rPr>
          <w:ins w:id="621" w:author="ADMINIBM" w:date="2016-04-11T22:07:00Z"/>
          <w:lang w:eastAsia="zh-CN"/>
        </w:rPr>
        <w:pPrChange w:id="622" w:author="ADMINIBM" w:date="2016-04-11T22:07:00Z">
          <w:pPr>
            <w:pStyle w:val="Heading4"/>
          </w:pPr>
        </w:pPrChange>
      </w:pPr>
      <w:ins w:id="623" w:author="ADMINIBM" w:date="2016-04-11T22:07:00Z">
        <w:r>
          <w:rPr>
            <w:lang w:eastAsia="zh-CN"/>
          </w:rPr>
          <w:t>Click on the blue icon on the top left of the screen.</w:t>
        </w:r>
      </w:ins>
    </w:p>
    <w:p w14:paraId="568D3F4D" w14:textId="03C25175" w:rsidR="00DF4EFB" w:rsidRDefault="00DF4EFB" w:rsidP="00DF4EFB">
      <w:pPr>
        <w:pStyle w:val="ListParagraph"/>
        <w:numPr>
          <w:ilvl w:val="0"/>
          <w:numId w:val="66"/>
        </w:numPr>
        <w:rPr>
          <w:ins w:id="624" w:author="ADMINIBM" w:date="2016-04-11T22:02:00Z"/>
          <w:lang w:eastAsia="zh-CN"/>
        </w:rPr>
        <w:pPrChange w:id="625" w:author="ADMINIBM" w:date="2016-04-11T22:07:00Z">
          <w:pPr>
            <w:pStyle w:val="Heading4"/>
          </w:pPr>
        </w:pPrChange>
      </w:pPr>
      <w:ins w:id="626" w:author="ADMINIBM" w:date="2016-04-11T22:07:00Z">
        <w:r>
          <w:rPr>
            <w:lang w:eastAsia="zh-CN"/>
          </w:rPr>
          <w:t>Click on Firefox browser.</w:t>
        </w:r>
      </w:ins>
    </w:p>
    <w:p w14:paraId="6679E9E3" w14:textId="254092BF" w:rsidR="000D01C1" w:rsidRDefault="00DF4EFB" w:rsidP="000D01C1">
      <w:pPr>
        <w:rPr>
          <w:ins w:id="627" w:author="ADMINIBM" w:date="2016-04-11T22:07:00Z"/>
          <w:lang w:eastAsia="zh-CN"/>
        </w:rPr>
        <w:pPrChange w:id="628" w:author="ADMINIBM" w:date="2016-04-11T22:01:00Z">
          <w:pPr>
            <w:pStyle w:val="Heading4"/>
          </w:pPr>
        </w:pPrChange>
      </w:pPr>
      <w:ins w:id="629" w:author="ADMINIBM" w:date="2016-04-11T22:07:00Z">
        <w:r>
          <w:rPr>
            <w:noProof/>
          </w:rPr>
          <w:drawing>
            <wp:inline distT="0" distB="0" distL="0" distR="0" wp14:anchorId="394A7045" wp14:editId="4DAD14A5">
              <wp:extent cx="3440986" cy="2552700"/>
              <wp:effectExtent l="0" t="0" r="762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9869" cy="2559290"/>
                      </a:xfrm>
                      <a:prstGeom prst="rect">
                        <a:avLst/>
                      </a:prstGeom>
                    </pic:spPr>
                  </pic:pic>
                </a:graphicData>
              </a:graphic>
            </wp:inline>
          </w:drawing>
        </w:r>
      </w:ins>
    </w:p>
    <w:p w14:paraId="03FDEAE4" w14:textId="77777777" w:rsidR="00DF4EFB" w:rsidRDefault="00DF4EFB" w:rsidP="000D01C1">
      <w:pPr>
        <w:rPr>
          <w:ins w:id="630" w:author="ADMINIBM" w:date="2016-04-11T22:07:00Z"/>
          <w:lang w:eastAsia="zh-CN"/>
        </w:rPr>
        <w:pPrChange w:id="631" w:author="ADMINIBM" w:date="2016-04-11T22:01:00Z">
          <w:pPr>
            <w:pStyle w:val="Heading4"/>
          </w:pPr>
        </w:pPrChange>
      </w:pPr>
    </w:p>
    <w:p w14:paraId="3D929636" w14:textId="420D8A87" w:rsidR="00DF4EFB" w:rsidRDefault="00DF4EFB" w:rsidP="00DF4EFB">
      <w:pPr>
        <w:pStyle w:val="ListParagraph"/>
        <w:numPr>
          <w:ilvl w:val="0"/>
          <w:numId w:val="66"/>
        </w:numPr>
        <w:rPr>
          <w:ins w:id="632" w:author="ADMINIBM" w:date="2016-04-11T22:09:00Z"/>
          <w:lang w:eastAsia="zh-CN"/>
        </w:rPr>
        <w:pPrChange w:id="633" w:author="ADMINIBM" w:date="2016-04-11T22:07:00Z">
          <w:pPr>
            <w:pStyle w:val="Heading4"/>
          </w:pPr>
        </w:pPrChange>
      </w:pPr>
      <w:ins w:id="634" w:author="ADMINIBM" w:date="2016-04-11T22:09:00Z">
        <w:r>
          <w:rPr>
            <w:lang w:eastAsia="zh-CN"/>
          </w:rPr>
          <w:t xml:space="preserve">Shortcuts have been set up for </w:t>
        </w:r>
      </w:ins>
      <w:ins w:id="635" w:author="ADMINIBM" w:date="2016-04-11T22:08:00Z">
        <w:r>
          <w:rPr>
            <w:lang w:eastAsia="zh-CN"/>
          </w:rPr>
          <w:t>all consoles on the Firefox Web Browser.</w:t>
        </w:r>
      </w:ins>
    </w:p>
    <w:p w14:paraId="1C8823C7" w14:textId="7C0D121C" w:rsidR="00DF4EFB" w:rsidRDefault="00DF4EFB" w:rsidP="00DF4EFB">
      <w:pPr>
        <w:pStyle w:val="ListParagraph"/>
        <w:rPr>
          <w:ins w:id="636" w:author="ADMINIBM" w:date="2016-04-11T22:09:00Z"/>
          <w:lang w:eastAsia="zh-CN"/>
        </w:rPr>
        <w:pPrChange w:id="637" w:author="ADMINIBM" w:date="2016-04-11T22:09:00Z">
          <w:pPr>
            <w:pStyle w:val="Heading4"/>
          </w:pPr>
        </w:pPrChange>
      </w:pPr>
      <w:ins w:id="638" w:author="ADMINIBM" w:date="2016-04-11T22:09:00Z">
        <w:r>
          <w:rPr>
            <w:noProof/>
          </w:rPr>
          <w:drawing>
            <wp:inline distT="0" distB="0" distL="0" distR="0" wp14:anchorId="1C7CA3CD" wp14:editId="74A4AB0A">
              <wp:extent cx="3741744" cy="1211685"/>
              <wp:effectExtent l="0" t="0" r="0" b="762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1744" cy="1211685"/>
                      </a:xfrm>
                      <a:prstGeom prst="rect">
                        <a:avLst/>
                      </a:prstGeom>
                    </pic:spPr>
                  </pic:pic>
                </a:graphicData>
              </a:graphic>
            </wp:inline>
          </w:drawing>
        </w:r>
      </w:ins>
    </w:p>
    <w:p w14:paraId="3C762916" w14:textId="0E94CFEF" w:rsidR="00DF4EFB" w:rsidRDefault="00DF4EFB" w:rsidP="00DF4EFB">
      <w:pPr>
        <w:pStyle w:val="ListParagraph"/>
        <w:numPr>
          <w:ilvl w:val="0"/>
          <w:numId w:val="66"/>
        </w:numPr>
        <w:rPr>
          <w:ins w:id="639" w:author="ADMINIBM" w:date="2016-04-11T22:10:00Z"/>
          <w:lang w:eastAsia="zh-CN"/>
        </w:rPr>
        <w:pPrChange w:id="640" w:author="ADMINIBM" w:date="2016-04-11T22:14:00Z">
          <w:pPr>
            <w:pStyle w:val="Heading4"/>
          </w:pPr>
        </w:pPrChange>
      </w:pPr>
      <w:ins w:id="641" w:author="ADMINIBM" w:date="2016-04-11T22:10:00Z">
        <w:r>
          <w:rPr>
            <w:lang w:eastAsia="zh-CN"/>
          </w:rPr>
          <w:t xml:space="preserve">Click on each page above and make sure it comes up.  </w:t>
        </w:r>
      </w:ins>
    </w:p>
    <w:p w14:paraId="6C4287FB" w14:textId="632751CC" w:rsidR="00DF4EFB" w:rsidRPr="000D01C1" w:rsidRDefault="00DF4EFB" w:rsidP="00DF4EFB">
      <w:pPr>
        <w:pStyle w:val="ListParagraph"/>
        <w:numPr>
          <w:ilvl w:val="0"/>
          <w:numId w:val="66"/>
        </w:numPr>
        <w:rPr>
          <w:ins w:id="642" w:author="ADMINIBM" w:date="2016-04-11T22:00:00Z"/>
          <w:lang w:eastAsia="zh-CN"/>
          <w:rPrChange w:id="643" w:author="ADMINIBM" w:date="2016-04-11T22:01:00Z">
            <w:rPr>
              <w:ins w:id="644" w:author="ADMINIBM" w:date="2016-04-11T22:00:00Z"/>
            </w:rPr>
          </w:rPrChange>
        </w:rPr>
        <w:pPrChange w:id="645" w:author="ADMINIBM" w:date="2016-04-11T22:10:00Z">
          <w:pPr>
            <w:pStyle w:val="Heading4"/>
          </w:pPr>
        </w:pPrChange>
      </w:pPr>
      <w:ins w:id="646" w:author="ADMINIBM" w:date="2016-04-11T22:10:00Z">
        <w:r>
          <w:rPr>
            <w:lang w:eastAsia="zh-CN"/>
          </w:rPr>
          <w:t>Students should now be ready to work on the labs.</w:t>
        </w:r>
      </w:ins>
    </w:p>
    <w:p w14:paraId="04A31E1C" w14:textId="38C26183" w:rsidR="002C24C4" w:rsidRPr="00F50B1B" w:rsidRDefault="002C24C4" w:rsidP="00F50B1B">
      <w:pPr>
        <w:rPr>
          <w:rFonts w:cs="Arial"/>
        </w:rPr>
      </w:pPr>
    </w:p>
    <w:p w14:paraId="039FEC49" w14:textId="4ABD97DC" w:rsidR="00AA12AD" w:rsidRPr="00243A42" w:rsidRDefault="00AA12AD" w:rsidP="00AA12AD">
      <w:pPr>
        <w:spacing w:before="0" w:after="200" w:line="276" w:lineRule="auto"/>
        <w:contextualSpacing/>
        <w:rPr>
          <w:rFonts w:cs="Arial"/>
          <w:szCs w:val="22"/>
          <w:lang w:val="en-GB"/>
        </w:rPr>
      </w:pPr>
    </w:p>
    <w:p w14:paraId="5720FBC6" w14:textId="1D2225E0" w:rsidR="007C645F" w:rsidRDefault="007C645F">
      <w:pPr>
        <w:spacing w:before="0" w:after="0"/>
        <w:rPr>
          <w:rFonts w:eastAsia="SimSun" w:cs="Arial"/>
          <w:bCs/>
          <w:kern w:val="32"/>
          <w:sz w:val="24"/>
          <w:lang w:val="en-GB" w:eastAsia="zh-CN"/>
        </w:rPr>
      </w:pPr>
      <w:bookmarkStart w:id="647" w:name="_Toc419142206"/>
    </w:p>
    <w:p w14:paraId="4F868B3D" w14:textId="77777777" w:rsidR="002C5E09" w:rsidRPr="002C5E09" w:rsidRDefault="002C5E09">
      <w:pPr>
        <w:spacing w:before="0" w:after="0"/>
        <w:rPr>
          <w:rFonts w:eastAsia="SimSun" w:cs="Arial"/>
          <w:bCs/>
          <w:kern w:val="32"/>
          <w:sz w:val="24"/>
          <w:lang w:val="en-GB" w:eastAsia="zh-CN"/>
        </w:rPr>
      </w:pPr>
      <w:bookmarkStart w:id="648" w:name="_GoBack"/>
      <w:bookmarkEnd w:id="648"/>
    </w:p>
    <w:p w14:paraId="522CA89D" w14:textId="7E41D592" w:rsidR="001E399D" w:rsidRDefault="003D14ED" w:rsidP="002C5E09">
      <w:pPr>
        <w:pStyle w:val="Heading4"/>
        <w:rPr>
          <w:lang w:val="en-GB"/>
        </w:rPr>
      </w:pPr>
      <w:bookmarkStart w:id="649" w:name="_Toc448176552"/>
      <w:r>
        <w:rPr>
          <w:lang w:val="en-GB"/>
        </w:rPr>
        <w:lastRenderedPageBreak/>
        <w:t>Appendix A – Installing OVA from scratch</w:t>
      </w:r>
      <w:bookmarkEnd w:id="649"/>
    </w:p>
    <w:p w14:paraId="175AA364" w14:textId="6EAFF817" w:rsidR="001E399D" w:rsidRDefault="001E399D" w:rsidP="001E399D">
      <w:pPr>
        <w:rPr>
          <w:color w:val="FF0000"/>
          <w:lang w:val="en-GB" w:eastAsia="zh-CN"/>
        </w:rPr>
      </w:pPr>
      <w:r>
        <w:rPr>
          <w:color w:val="FF0000"/>
          <w:lang w:val="en-GB" w:eastAsia="zh-CN"/>
        </w:rPr>
        <w:t xml:space="preserve">NOTE – Follow this section if you want to install and configure the API Connect environment from scratch. </w:t>
      </w:r>
    </w:p>
    <w:p w14:paraId="038306B7" w14:textId="1473F1D8" w:rsidR="001E399D" w:rsidRPr="001E399D" w:rsidRDefault="001E399D" w:rsidP="001E399D">
      <w:pPr>
        <w:rPr>
          <w:lang w:val="en-GB" w:eastAsia="zh-CN"/>
        </w:rPr>
      </w:pPr>
      <w:r w:rsidRPr="001E399D">
        <w:rPr>
          <w:lang w:val="en-GB" w:eastAsia="zh-CN"/>
        </w:rPr>
        <w:t>Download the OVA files from the SAC and Fix Central to a staging folder:</w:t>
      </w:r>
    </w:p>
    <w:p w14:paraId="54A5438A" w14:textId="77777777" w:rsidR="001E399D" w:rsidRPr="001E399D" w:rsidRDefault="001E399D" w:rsidP="001E399D">
      <w:pPr>
        <w:rPr>
          <w:lang w:val="en-GB" w:eastAsia="zh-CN"/>
        </w:rPr>
      </w:pPr>
      <w:r w:rsidRPr="001E399D">
        <w:rPr>
          <w:lang w:val="en-GB" w:eastAsia="zh-CN"/>
        </w:rPr>
        <w:t>•</w:t>
      </w:r>
      <w:r w:rsidRPr="001E399D">
        <w:rPr>
          <w:lang w:val="en-GB" w:eastAsia="zh-CN"/>
        </w:rPr>
        <w:tab/>
        <w:t>IBM DataPower Gateway Virtual Edition for Developers V7.5 Open Virtualization Format OVA package for VMWare English (CN9M7EN)</w:t>
      </w:r>
    </w:p>
    <w:p w14:paraId="68BC246F" w14:textId="065DEAA0" w:rsidR="001E399D" w:rsidRPr="001E399D" w:rsidRDefault="001E399D" w:rsidP="001E399D">
      <w:pPr>
        <w:rPr>
          <w:lang w:val="en-GB" w:eastAsia="zh-CN"/>
        </w:rPr>
      </w:pPr>
      <w:r w:rsidRPr="001E399D">
        <w:rPr>
          <w:lang w:val="en-GB" w:eastAsia="zh-CN"/>
        </w:rPr>
        <w:t>•</w:t>
      </w:r>
      <w:r w:rsidRPr="001E399D">
        <w:rPr>
          <w:lang w:val="en-GB" w:eastAsia="zh-CN"/>
        </w:rPr>
        <w:tab/>
      </w:r>
      <w:r>
        <w:rPr>
          <w:lang w:val="en-GB" w:eastAsia="zh-CN"/>
        </w:rPr>
        <w:t xml:space="preserve">NEED TO </w:t>
      </w:r>
      <w:r w:rsidRPr="001E399D">
        <w:rPr>
          <w:lang w:val="en-GB" w:eastAsia="zh-CN"/>
        </w:rPr>
        <w:t>UPDATE LOCATION - 4.0.1.0-APIManagement-ManagementAppliance-20150623-1</w:t>
      </w:r>
      <w:r>
        <w:rPr>
          <w:lang w:val="en-GB" w:eastAsia="zh-CN"/>
        </w:rPr>
        <w:t>719_c87630891abc.ova  (FC)</w:t>
      </w:r>
    </w:p>
    <w:p w14:paraId="5571966D" w14:textId="4227A254" w:rsidR="001E399D" w:rsidRPr="001E399D" w:rsidRDefault="001E399D" w:rsidP="001E399D">
      <w:pPr>
        <w:rPr>
          <w:lang w:val="en-GB" w:eastAsia="zh-CN"/>
        </w:rPr>
      </w:pPr>
      <w:r w:rsidRPr="001E399D">
        <w:rPr>
          <w:lang w:val="en-GB" w:eastAsia="zh-CN"/>
        </w:rPr>
        <w:t>•</w:t>
      </w:r>
      <w:r w:rsidRPr="001E399D">
        <w:rPr>
          <w:lang w:val="en-GB" w:eastAsia="zh-CN"/>
        </w:rPr>
        <w:tab/>
      </w:r>
      <w:r>
        <w:rPr>
          <w:lang w:val="en-GB" w:eastAsia="zh-CN"/>
        </w:rPr>
        <w:t xml:space="preserve">NEED TO </w:t>
      </w:r>
      <w:r w:rsidRPr="001E399D">
        <w:rPr>
          <w:lang w:val="en-GB" w:eastAsia="zh-CN"/>
        </w:rPr>
        <w:t>UPDATE LOCATION - 4.0.1.0-APIManagement-Advanc</w:t>
      </w:r>
      <w:r>
        <w:rPr>
          <w:lang w:val="en-GB" w:eastAsia="zh-CN"/>
        </w:rPr>
        <w:t>edPortal-20150514_1046.ova (FC)</w:t>
      </w:r>
    </w:p>
    <w:p w14:paraId="01A4B8D4" w14:textId="058B41AB" w:rsidR="001E399D" w:rsidRPr="001E399D" w:rsidRDefault="001E399D" w:rsidP="001E399D">
      <w:pPr>
        <w:rPr>
          <w:lang w:val="en-GB" w:eastAsia="zh-CN"/>
        </w:rPr>
      </w:pPr>
      <w:r w:rsidRPr="001E399D">
        <w:rPr>
          <w:lang w:val="en-GB" w:eastAsia="zh-CN"/>
        </w:rPr>
        <w:t xml:space="preserve">The DataPower gateway server image is not included with the API Connect download files. </w:t>
      </w:r>
    </w:p>
    <w:p w14:paraId="27535FB4" w14:textId="4A62E5BB" w:rsidR="001E399D" w:rsidRPr="001E399D" w:rsidRDefault="001E399D" w:rsidP="001E399D">
      <w:pPr>
        <w:rPr>
          <w:lang w:val="en-GB" w:eastAsia="zh-CN"/>
        </w:rPr>
      </w:pPr>
      <w:r w:rsidRPr="001E399D">
        <w:rPr>
          <w:lang w:val="en-GB" w:eastAsia="zh-CN"/>
        </w:rPr>
        <w:t>Download the DataPower GA release from SAC and then, if necessary, download any firmware update from Fix Central (select the fix that matches the appliance type and licensed features enabled on the appliance e.g. xi7001.oradco.scrypt4</w:t>
      </w:r>
      <w:r>
        <w:rPr>
          <w:lang w:val="en-GB" w:eastAsia="zh-CN"/>
        </w:rPr>
        <w:t>)</w:t>
      </w:r>
      <w:r w:rsidRPr="001E399D">
        <w:rPr>
          <w:lang w:val="en-GB" w:eastAsia="zh-CN"/>
        </w:rPr>
        <w:t>.</w:t>
      </w:r>
    </w:p>
    <w:p w14:paraId="448B4931" w14:textId="77777777" w:rsidR="001E399D" w:rsidRPr="001E399D" w:rsidRDefault="001E399D" w:rsidP="001E399D">
      <w:pPr>
        <w:rPr>
          <w:lang w:val="en-GB" w:eastAsia="zh-CN"/>
        </w:rPr>
      </w:pPr>
    </w:p>
    <w:p w14:paraId="2E83C91C" w14:textId="4F142201" w:rsidR="001E399D" w:rsidRPr="001E399D" w:rsidRDefault="001E399D" w:rsidP="001E399D">
      <w:pPr>
        <w:rPr>
          <w:lang w:val="en-GB" w:eastAsia="zh-CN"/>
        </w:rPr>
      </w:pPr>
      <w:r w:rsidRPr="001E399D">
        <w:rPr>
          <w:lang w:val="en-GB" w:eastAsia="zh-CN"/>
        </w:rPr>
        <w:t xml:space="preserve">2. </w:t>
      </w:r>
      <w:r>
        <w:rPr>
          <w:lang w:val="en-GB" w:eastAsia="zh-CN"/>
        </w:rPr>
        <w:t xml:space="preserve">NEED TO </w:t>
      </w:r>
      <w:r w:rsidRPr="001E399D">
        <w:rPr>
          <w:lang w:val="en-GB" w:eastAsia="zh-CN"/>
        </w:rPr>
        <w:t xml:space="preserve">UPDATE LOCATION Ubuntu Image- Download the compressed Ubuntu VMware image from https://drive.google.com/open?id=0BwYmwmFVWwRWRmVuN1BMbUtxTWs </w:t>
      </w:r>
    </w:p>
    <w:p w14:paraId="10C71356" w14:textId="77777777" w:rsidR="001E399D" w:rsidRPr="001E399D" w:rsidRDefault="001E399D" w:rsidP="001E399D">
      <w:pPr>
        <w:rPr>
          <w:lang w:val="en-GB" w:eastAsia="zh-CN"/>
        </w:rPr>
      </w:pPr>
      <w:r w:rsidRPr="001E399D">
        <w:rPr>
          <w:lang w:val="en-GB" w:eastAsia="zh-CN"/>
        </w:rPr>
        <w:t>to the same staging folder that you use for the OVA files. All the VMware is zipped and split into pieces of roughly 720MB.</w:t>
      </w:r>
    </w:p>
    <w:p w14:paraId="08835C17" w14:textId="206E4E1B" w:rsidR="001E399D" w:rsidRPr="001E399D" w:rsidRDefault="001E399D" w:rsidP="001E399D">
      <w:pPr>
        <w:rPr>
          <w:lang w:val="en-GB" w:eastAsia="zh-CN"/>
        </w:rPr>
      </w:pPr>
      <w:r w:rsidRPr="001E399D">
        <w:rPr>
          <w:lang w:val="en-GB" w:eastAsia="zh-CN"/>
        </w:rPr>
        <w:t>Use a tool like 7-Zip, which is free open source software for Windows and Linux. It will unpack the Zip files. When doing the extract, point to the Virtual Machines folder where you plan to keep all the virtual machines (a total of 4) for this lab. I recommend using C:\Virtual Machines since VMware recommends this folder be a close as possible to the root drive.</w:t>
      </w:r>
    </w:p>
    <w:p w14:paraId="269CA744" w14:textId="77777777" w:rsidR="001E399D" w:rsidRPr="001E399D" w:rsidRDefault="001E399D" w:rsidP="001E399D">
      <w:pPr>
        <w:rPr>
          <w:lang w:val="en-GB" w:eastAsia="zh-CN"/>
        </w:rPr>
      </w:pPr>
    </w:p>
    <w:p w14:paraId="6A0DC34D" w14:textId="77777777" w:rsidR="001E399D" w:rsidRPr="001E399D" w:rsidRDefault="001E399D" w:rsidP="001E399D">
      <w:pPr>
        <w:rPr>
          <w:lang w:val="en-GB" w:eastAsia="zh-CN"/>
        </w:rPr>
      </w:pPr>
    </w:p>
    <w:p w14:paraId="01E5B108" w14:textId="77777777" w:rsidR="001E399D" w:rsidRPr="001E399D" w:rsidRDefault="001E399D" w:rsidP="001E399D">
      <w:pPr>
        <w:rPr>
          <w:lang w:val="en-GB" w:eastAsia="zh-CN"/>
        </w:rPr>
      </w:pPr>
    </w:p>
    <w:p w14:paraId="21259333" w14:textId="77777777" w:rsidR="001E399D" w:rsidRPr="001E399D" w:rsidRDefault="001E399D" w:rsidP="001E399D">
      <w:pPr>
        <w:rPr>
          <w:lang w:val="en-GB" w:eastAsia="zh-CN"/>
        </w:rPr>
      </w:pPr>
    </w:p>
    <w:p w14:paraId="6495F930" w14:textId="3594A3F8" w:rsidR="001E399D" w:rsidRDefault="001E399D" w:rsidP="001E399D">
      <w:pPr>
        <w:rPr>
          <w:rFonts w:eastAsia="SimSun"/>
          <w:lang w:val="en-GB" w:eastAsia="zh-CN"/>
        </w:rPr>
      </w:pPr>
    </w:p>
    <w:p w14:paraId="29386E15" w14:textId="000C9F8D" w:rsidR="00AA12AD" w:rsidRPr="00243A42" w:rsidRDefault="002C5E09" w:rsidP="00AA12AD">
      <w:pPr>
        <w:pStyle w:val="Heading4"/>
        <w:rPr>
          <w:lang w:val="en-GB"/>
        </w:rPr>
      </w:pPr>
      <w:bookmarkStart w:id="650" w:name="_Toc448176553"/>
      <w:r>
        <w:rPr>
          <w:lang w:val="en-GB"/>
        </w:rPr>
        <w:lastRenderedPageBreak/>
        <w:t>1</w:t>
      </w:r>
      <w:r w:rsidR="00AA12AD" w:rsidRPr="00243A42">
        <w:rPr>
          <w:lang w:val="en-GB"/>
        </w:rPr>
        <w:t xml:space="preserve"> Configure the Gateway appliance</w:t>
      </w:r>
      <w:bookmarkEnd w:id="647"/>
      <w:bookmarkEnd w:id="650"/>
    </w:p>
    <w:p w14:paraId="74E3F2FE" w14:textId="496B54D9" w:rsidR="00AA12AD" w:rsidRDefault="00AA12AD" w:rsidP="00AA12AD">
      <w:pPr>
        <w:pStyle w:val="Heading5"/>
        <w:rPr>
          <w:lang w:val="en-GB"/>
        </w:rPr>
      </w:pPr>
      <w:bookmarkStart w:id="651" w:name="_Toc419142207"/>
      <w:bookmarkStart w:id="652" w:name="_Toc448176554"/>
      <w:r>
        <w:rPr>
          <w:lang w:val="en-GB"/>
        </w:rPr>
        <w:t>Install</w:t>
      </w:r>
      <w:r w:rsidRPr="00243A42">
        <w:rPr>
          <w:lang w:val="en-GB"/>
        </w:rPr>
        <w:t xml:space="preserve"> wizard</w:t>
      </w:r>
      <w:r>
        <w:rPr>
          <w:lang w:val="en-GB"/>
        </w:rPr>
        <w:t xml:space="preserve"> (DataPower IDG v7.</w:t>
      </w:r>
      <w:r w:rsidR="00374D66">
        <w:rPr>
          <w:lang w:val="en-GB"/>
        </w:rPr>
        <w:t>5</w:t>
      </w:r>
      <w:r>
        <w:rPr>
          <w:lang w:val="en-GB"/>
        </w:rPr>
        <w:t>)</w:t>
      </w:r>
      <w:bookmarkEnd w:id="651"/>
      <w:bookmarkEnd w:id="652"/>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5D5550" w:rsidRPr="001E3096" w14:paraId="12E396D7" w14:textId="77777777" w:rsidTr="005D5550">
        <w:trPr>
          <w:cantSplit/>
          <w:trHeight w:val="934"/>
        </w:trPr>
        <w:tc>
          <w:tcPr>
            <w:tcW w:w="1102" w:type="dxa"/>
            <w:shd w:val="clear" w:color="auto" w:fill="E0E0E0"/>
            <w:vAlign w:val="center"/>
          </w:tcPr>
          <w:p w14:paraId="6BFFE9E5" w14:textId="77777777" w:rsidR="005D5550" w:rsidRPr="001E3096" w:rsidRDefault="005D5550" w:rsidP="005D5550">
            <w:pPr>
              <w:pStyle w:val="TableText"/>
            </w:pPr>
            <w:r>
              <w:rPr>
                <w:noProof/>
                <w:lang w:eastAsia="en-US"/>
              </w:rPr>
              <w:drawing>
                <wp:inline distT="0" distB="0" distL="0" distR="0" wp14:anchorId="401E62C3" wp14:editId="68BFB691">
                  <wp:extent cx="532765" cy="532765"/>
                  <wp:effectExtent l="0" t="0" r="0" b="0"/>
                  <wp:docPr id="5" name="Picture 5" descr="Description: 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ign-inf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8A5F638" w14:textId="77777777" w:rsidR="005D5550" w:rsidRDefault="005D5550" w:rsidP="005D5550">
            <w:pPr>
              <w:spacing w:before="0" w:after="200" w:line="276" w:lineRule="auto"/>
              <w:rPr>
                <w:rFonts w:cs="Arial"/>
                <w:szCs w:val="22"/>
                <w:lang w:val="en-GB"/>
              </w:rPr>
            </w:pPr>
            <w:r>
              <w:rPr>
                <w:rFonts w:cs="Arial"/>
                <w:szCs w:val="22"/>
                <w:lang w:val="en-GB"/>
              </w:rPr>
              <w:t xml:space="preserve">As you work with VMware, note the directions to click inside or press Ctrl+G to direct input to this particular VM console. </w:t>
            </w:r>
          </w:p>
          <w:p w14:paraId="53BCF3D8" w14:textId="35F977B2" w:rsidR="005D5550" w:rsidRPr="00E01B3E" w:rsidRDefault="005D5550" w:rsidP="005D5550">
            <w:pPr>
              <w:spacing w:before="0" w:after="200" w:line="276" w:lineRule="auto"/>
              <w:rPr>
                <w:rFonts w:cs="Arial"/>
                <w:szCs w:val="22"/>
                <w:lang w:val="en-GB"/>
              </w:rPr>
            </w:pPr>
            <w:r>
              <w:rPr>
                <w:rFonts w:cs="Arial"/>
                <w:szCs w:val="22"/>
                <w:lang w:val="en-GB"/>
              </w:rPr>
              <w:t xml:space="preserve">It is assumed that the VM is now started and there is a </w:t>
            </w:r>
            <w:r w:rsidRPr="005D5550">
              <w:rPr>
                <w:rFonts w:cs="Arial"/>
                <w:b/>
                <w:szCs w:val="22"/>
                <w:lang w:val="en-GB"/>
              </w:rPr>
              <w:t>login:</w:t>
            </w:r>
            <w:r>
              <w:rPr>
                <w:rFonts w:cs="Arial"/>
                <w:szCs w:val="22"/>
                <w:lang w:val="en-GB"/>
              </w:rPr>
              <w:t xml:space="preserve"> prompt.</w:t>
            </w:r>
          </w:p>
        </w:tc>
      </w:tr>
    </w:tbl>
    <w:p w14:paraId="5DE1740E" w14:textId="71EA2DDF" w:rsidR="00315C01" w:rsidRPr="00315C01" w:rsidRDefault="00315C01" w:rsidP="00774CC5">
      <w:pPr>
        <w:pStyle w:val="ListParagraph"/>
        <w:numPr>
          <w:ilvl w:val="0"/>
          <w:numId w:val="49"/>
        </w:numPr>
        <w:rPr>
          <w:rFonts w:ascii="Arial" w:hAnsi="Arial" w:cs="Arial"/>
        </w:rPr>
      </w:pPr>
      <w:r w:rsidRPr="00315C01">
        <w:rPr>
          <w:rFonts w:ascii="Arial" w:hAnsi="Arial" w:cs="Arial"/>
        </w:rPr>
        <w:t>Log into the DataPower virtual appliance with username “</w:t>
      </w:r>
      <w:r w:rsidRPr="00315C01">
        <w:rPr>
          <w:rFonts w:ascii="Arial" w:hAnsi="Arial" w:cs="Arial"/>
          <w:color w:val="FF0000"/>
        </w:rPr>
        <w:t>admin</w:t>
      </w:r>
      <w:r w:rsidRPr="00315C01">
        <w:rPr>
          <w:rFonts w:ascii="Arial" w:hAnsi="Arial" w:cs="Arial"/>
        </w:rPr>
        <w:t>” and password “</w:t>
      </w:r>
      <w:r w:rsidR="00412D64">
        <w:rPr>
          <w:rFonts w:ascii="Arial" w:hAnsi="Arial" w:cs="Arial"/>
          <w:color w:val="FF0000"/>
        </w:rPr>
        <w:t>Passw0rd!</w:t>
      </w:r>
      <w:r w:rsidRPr="00315C01">
        <w:rPr>
          <w:rFonts w:ascii="Arial" w:hAnsi="Arial" w:cs="Arial"/>
        </w:rPr>
        <w:t>”.</w:t>
      </w:r>
    </w:p>
    <w:p w14:paraId="2D2E1BB9"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Press any key to continue.</w:t>
      </w:r>
    </w:p>
    <w:p w14:paraId="5CEA4B7E"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enable disaster recovery mode</w:t>
      </w:r>
    </w:p>
    <w:p w14:paraId="235EFEF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disable common criteria compatibility mode</w:t>
      </w:r>
    </w:p>
    <w:p w14:paraId="0E67E33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and confirm your new admin password</w:t>
      </w:r>
    </w:p>
    <w:p w14:paraId="428438C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run the installation wizard</w:t>
      </w:r>
    </w:p>
    <w:p w14:paraId="6583F46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network interfaces</w:t>
      </w:r>
    </w:p>
    <w:p w14:paraId="1244DF4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say you have all the information</w:t>
      </w:r>
    </w:p>
    <w:p w14:paraId="77366CEC"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eth0</w:t>
      </w:r>
    </w:p>
    <w:p w14:paraId="7DFD9A88"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disable DHCP</w:t>
      </w:r>
    </w:p>
    <w:p w14:paraId="051E5CE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Enter the eth0 IP address from the </w:t>
      </w:r>
      <w:hyperlink w:anchor="_Static_IP_addresses_1" w:history="1">
        <w:r w:rsidRPr="00315C01">
          <w:rPr>
            <w:rStyle w:val="Hyperlink"/>
            <w:rFonts w:cs="Arial"/>
          </w:rPr>
          <w:t>Static IP addresses section</w:t>
        </w:r>
      </w:hyperlink>
      <w:r w:rsidRPr="00315C01">
        <w:rPr>
          <w:rFonts w:ascii="Arial" w:hAnsi="Arial" w:cs="Arial"/>
        </w:rPr>
        <w:t xml:space="preserve"> in CIDR notation, (</w:t>
      </w:r>
      <w:r w:rsidRPr="00315C01">
        <w:rPr>
          <w:rFonts w:ascii="Arial" w:hAnsi="Arial" w:cs="Arial"/>
          <w:color w:val="FF0000"/>
        </w:rPr>
        <w:t>192.168.225.52/24</w:t>
      </w:r>
      <w:r w:rsidRPr="00315C01">
        <w:rPr>
          <w:rFonts w:ascii="Arial" w:hAnsi="Arial" w:cs="Arial"/>
        </w:rPr>
        <w:t>).  This assumes you are using NAT Addresses – see the appendix for info on how to check/amend NAT settings in VMware</w:t>
      </w:r>
    </w:p>
    <w:p w14:paraId="78DEC961"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the IP address for the IPv4 gateway (</w:t>
      </w:r>
      <w:r w:rsidRPr="00315C01">
        <w:rPr>
          <w:rFonts w:ascii="Arial" w:hAnsi="Arial" w:cs="Arial"/>
          <w:color w:val="FF0000"/>
          <w:shd w:val="clear" w:color="auto" w:fill="FFFFFF"/>
        </w:rPr>
        <w:t>192.168.225.2</w:t>
      </w:r>
      <w:r w:rsidRPr="00315C01">
        <w:rPr>
          <w:rFonts w:ascii="Arial" w:hAnsi="Arial" w:cs="Arial"/>
          <w:shd w:val="clear" w:color="auto" w:fill="FFFFFF"/>
        </w:rPr>
        <w:t>).</w:t>
      </w:r>
    </w:p>
    <w:p w14:paraId="15E088A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shd w:val="clear" w:color="auto" w:fill="FFFFFF"/>
        </w:rPr>
        <w:t xml:space="preserve">Press </w:t>
      </w:r>
      <w:r w:rsidRPr="00315C01">
        <w:rPr>
          <w:rFonts w:ascii="Arial" w:hAnsi="Arial" w:cs="Arial"/>
          <w:color w:val="FF0000"/>
          <w:shd w:val="clear" w:color="auto" w:fill="FFFFFF"/>
        </w:rPr>
        <w:t>enter</w:t>
      </w:r>
      <w:r w:rsidRPr="00315C01">
        <w:rPr>
          <w:rFonts w:ascii="Arial" w:hAnsi="Arial" w:cs="Arial"/>
          <w:shd w:val="clear" w:color="auto" w:fill="FFFFFF"/>
        </w:rPr>
        <w:t xml:space="preserve"> to skip the IPv6 gateway address.</w:t>
      </w:r>
    </w:p>
    <w:p w14:paraId="61E800D4"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the eth1 configuration.</w:t>
      </w:r>
    </w:p>
    <w:p w14:paraId="1C74B6C2"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the eth2 configuration.</w:t>
      </w:r>
    </w:p>
    <w:p w14:paraId="4493FFFA"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the eth3 configuration.</w:t>
      </w:r>
    </w:p>
    <w:p w14:paraId="7CCFE8F1"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xml:space="preserve">” to </w:t>
      </w:r>
      <w:r w:rsidRPr="00315C01">
        <w:rPr>
          <w:rFonts w:ascii="Arial" w:hAnsi="Arial" w:cs="Arial"/>
          <w:shd w:val="clear" w:color="auto" w:fill="FFFFFF"/>
        </w:rPr>
        <w:t>configure network services</w:t>
      </w:r>
    </w:p>
    <w:p w14:paraId="4F285E8F"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DNS</w:t>
      </w:r>
    </w:p>
    <w:p w14:paraId="5AC07B4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say you have all the information</w:t>
      </w:r>
    </w:p>
    <w:p w14:paraId="254618C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Enter the IP address of the DNS server (same as the IPv4 gateway, </w:t>
      </w:r>
      <w:r w:rsidRPr="00315C01">
        <w:rPr>
          <w:rFonts w:ascii="Arial" w:hAnsi="Arial" w:cs="Arial"/>
          <w:color w:val="FF0000"/>
        </w:rPr>
        <w:t>192.168.225.2</w:t>
      </w:r>
      <w:r w:rsidRPr="00315C01">
        <w:rPr>
          <w:rFonts w:ascii="Arial" w:hAnsi="Arial" w:cs="Arial"/>
        </w:rPr>
        <w:t>)</w:t>
      </w:r>
    </w:p>
    <w:p w14:paraId="0D3156CC"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defining a unique system identifier for this appliance</w:t>
      </w:r>
    </w:p>
    <w:p w14:paraId="38DB950B"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remote management access</w:t>
      </w:r>
    </w:p>
    <w:p w14:paraId="5AF1A508"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say you have all the information</w:t>
      </w:r>
    </w:p>
    <w:p w14:paraId="0354FC2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enable ssh</w:t>
      </w:r>
    </w:p>
    <w:p w14:paraId="6E5AFCC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IP address (all IP’s)</w:t>
      </w:r>
    </w:p>
    <w:p w14:paraId="33A01B23"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port (22)</w:t>
      </w:r>
    </w:p>
    <w:p w14:paraId="203DEB2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enable the WebGUI</w:t>
      </w:r>
    </w:p>
    <w:p w14:paraId="0272FE0E"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IP address (all IP’s)</w:t>
      </w:r>
    </w:p>
    <w:p w14:paraId="10890C1F"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port (9090)</w:t>
      </w:r>
    </w:p>
    <w:p w14:paraId="74A2BB1B"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configuring a user account that reset passwords</w:t>
      </w:r>
    </w:p>
    <w:p w14:paraId="21F0F458"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configuring a hard disk array</w:t>
      </w:r>
    </w:p>
    <w:p w14:paraId="33DA9F6C"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reviewing the current configuration</w:t>
      </w:r>
    </w:p>
    <w:p w14:paraId="6522C8B3"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save the current configuration</w:t>
      </w:r>
    </w:p>
    <w:p w14:paraId="027A6C6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lastRenderedPageBreak/>
        <w:t>Enter “</w:t>
      </w:r>
      <w:r w:rsidRPr="00315C01">
        <w:rPr>
          <w:rFonts w:ascii="Arial" w:hAnsi="Arial" w:cs="Arial"/>
          <w:color w:val="FF0000"/>
        </w:rPr>
        <w:t>y</w:t>
      </w:r>
      <w:r w:rsidRPr="00315C01">
        <w:rPr>
          <w:rFonts w:ascii="Arial" w:hAnsi="Arial" w:cs="Arial"/>
        </w:rPr>
        <w:t>” to overwrite the previous configuration</w:t>
      </w:r>
    </w:p>
    <w:p w14:paraId="2D9D31B7" w14:textId="77777777" w:rsidR="00315C01" w:rsidRPr="00315C01" w:rsidRDefault="00315C01" w:rsidP="00774CC5">
      <w:pPr>
        <w:pStyle w:val="ListParagraph"/>
        <w:numPr>
          <w:ilvl w:val="0"/>
          <w:numId w:val="49"/>
        </w:numPr>
        <w:ind w:left="357" w:hanging="357"/>
        <w:rPr>
          <w:rFonts w:ascii="Arial" w:hAnsi="Arial" w:cs="Arial"/>
        </w:rPr>
      </w:pPr>
      <w:r w:rsidRPr="00315C01">
        <w:rPr>
          <w:rFonts w:ascii="Arial" w:hAnsi="Arial" w:cs="Arial"/>
          <w:b/>
        </w:rPr>
        <w:t>Important</w:t>
      </w:r>
      <w:r w:rsidRPr="00315C01">
        <w:rPr>
          <w:rFonts w:ascii="Arial" w:hAnsi="Arial" w:cs="Arial"/>
        </w:rPr>
        <w:t>: Do not log out of the console until you have logged in to the WebGUI and accepted the license (detailed in the next section). Otherwise, you have to work through the wizard again.</w:t>
      </w:r>
      <w:r w:rsidRPr="00315C01">
        <w:rPr>
          <w:rFonts w:ascii="Arial" w:hAnsi="Arial" w:cs="Arial"/>
        </w:rPr>
        <w:br/>
      </w:r>
      <w:r w:rsidRPr="00315C01">
        <w:rPr>
          <w:rFonts w:ascii="Arial" w:hAnsi="Arial" w:cs="Arial"/>
          <w:b/>
        </w:rPr>
        <w:t>Note</w:t>
      </w:r>
      <w:r w:rsidRPr="00315C01">
        <w:rPr>
          <w:rFonts w:ascii="Arial" w:hAnsi="Arial" w:cs="Arial"/>
        </w:rPr>
        <w:t>: To check the IP addresses you configured earlier you can run the command “</w:t>
      </w:r>
      <w:r w:rsidRPr="00315C01">
        <w:rPr>
          <w:rFonts w:ascii="Arial" w:hAnsi="Arial" w:cs="Arial"/>
          <w:color w:val="FF0000"/>
        </w:rPr>
        <w:t>show int</w:t>
      </w:r>
      <w:r w:rsidRPr="00315C01">
        <w:rPr>
          <w:rFonts w:ascii="Arial" w:hAnsi="Arial" w:cs="Arial"/>
        </w:rPr>
        <w:t>”</w:t>
      </w:r>
    </w:p>
    <w:p w14:paraId="0288F6DA" w14:textId="77777777" w:rsidR="00315C01" w:rsidRDefault="00315C01" w:rsidP="00315C01">
      <w:r w:rsidRPr="006D15C5">
        <w:rPr>
          <w:b/>
        </w:rPr>
        <w:t>Note</w:t>
      </w:r>
      <w:r>
        <w:t>: To check that AO is available and enabled you can run the command “</w:t>
      </w:r>
      <w:r w:rsidRPr="006D15C5">
        <w:rPr>
          <w:color w:val="FF0000"/>
        </w:rPr>
        <w:t>show license</w:t>
      </w:r>
      <w:r>
        <w:t>” and look at “AppOpt”</w:t>
      </w:r>
    </w:p>
    <w:p w14:paraId="5B72CA9B" w14:textId="77777777" w:rsidR="00315C01" w:rsidRDefault="00315C01" w:rsidP="00315C01">
      <w:r>
        <w:rPr>
          <w:noProof/>
        </w:rPr>
        <w:drawing>
          <wp:inline distT="0" distB="0" distL="0" distR="0" wp14:anchorId="7991F268" wp14:editId="6F0D847A">
            <wp:extent cx="2301240" cy="2346960"/>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1240" cy="2346960"/>
                    </a:xfrm>
                    <a:prstGeom prst="rect">
                      <a:avLst/>
                    </a:prstGeom>
                  </pic:spPr>
                </pic:pic>
              </a:graphicData>
            </a:graphic>
          </wp:inline>
        </w:drawing>
      </w:r>
    </w:p>
    <w:p w14:paraId="5DD38C1A" w14:textId="77777777" w:rsidR="00315C01" w:rsidRDefault="00315C01" w:rsidP="00315C01">
      <w:pPr>
        <w:pStyle w:val="Heading3"/>
      </w:pPr>
      <w:r>
        <w:t xml:space="preserve">Accepting the </w:t>
      </w:r>
      <w:r w:rsidRPr="00C80AC9">
        <w:t>license</w:t>
      </w:r>
    </w:p>
    <w:p w14:paraId="17B2B297" w14:textId="77777777" w:rsidR="00315C01" w:rsidRDefault="00315C01" w:rsidP="00774CC5">
      <w:pPr>
        <w:pStyle w:val="ListParagraph"/>
        <w:numPr>
          <w:ilvl w:val="0"/>
          <w:numId w:val="50"/>
        </w:numPr>
      </w:pPr>
      <w:r>
        <w:t xml:space="preserve">Navigate to the following URL in a browser: </w:t>
      </w:r>
      <w:hyperlink r:id="rId37" w:history="1">
        <w:r w:rsidRPr="000A747F">
          <w:rPr>
            <w:rStyle w:val="Hyperlink"/>
          </w:rPr>
          <w:t>https://192.168.225.52:9090/</w:t>
        </w:r>
      </w:hyperlink>
      <w:r>
        <w:t xml:space="preserve"> (use the eth0 IP address)</w:t>
      </w:r>
    </w:p>
    <w:p w14:paraId="3D7A08F9" w14:textId="77777777" w:rsidR="00315C01" w:rsidRDefault="00315C01" w:rsidP="00774CC5">
      <w:pPr>
        <w:pStyle w:val="ListParagraph"/>
        <w:numPr>
          <w:ilvl w:val="0"/>
          <w:numId w:val="50"/>
        </w:numPr>
      </w:pPr>
      <w:r>
        <w:t>Proceed through any security warnings about the self-signed certificate</w:t>
      </w:r>
    </w:p>
    <w:p w14:paraId="0DB70231" w14:textId="7B5EEB36" w:rsidR="00315C01" w:rsidRDefault="00315C01" w:rsidP="00774CC5">
      <w:pPr>
        <w:pStyle w:val="ListParagraph"/>
        <w:numPr>
          <w:ilvl w:val="0"/>
          <w:numId w:val="50"/>
        </w:numPr>
      </w:pPr>
      <w:r>
        <w:t xml:space="preserve">Log in with username “admin”, password </w:t>
      </w:r>
      <w:r w:rsidR="00F7530A">
        <w:t>“Passw0rd!”</w:t>
      </w:r>
      <w:r>
        <w:t xml:space="preserve"> and the default domain.</w:t>
      </w:r>
    </w:p>
    <w:p w14:paraId="40DBBB16" w14:textId="77777777" w:rsidR="00315C01" w:rsidRDefault="00315C01" w:rsidP="00774CC5">
      <w:pPr>
        <w:pStyle w:val="ListParagraph"/>
        <w:numPr>
          <w:ilvl w:val="0"/>
          <w:numId w:val="50"/>
        </w:numPr>
      </w:pPr>
      <w:r>
        <w:t>Click “I agree” to accept the license.</w:t>
      </w:r>
    </w:p>
    <w:p w14:paraId="48A5180E" w14:textId="77777777" w:rsidR="00315C01" w:rsidRDefault="00315C01" w:rsidP="00774CC5">
      <w:pPr>
        <w:pStyle w:val="ListParagraph"/>
        <w:numPr>
          <w:ilvl w:val="0"/>
          <w:numId w:val="50"/>
        </w:numPr>
      </w:pPr>
      <w:r>
        <w:t>The appliance reloads. The next time you log into the console, the wizard is not displayed.</w:t>
      </w:r>
    </w:p>
    <w:p w14:paraId="3A60CA9F" w14:textId="00989B7E" w:rsidR="00AA12AD" w:rsidRPr="00243A42" w:rsidRDefault="00315C01" w:rsidP="00315C01">
      <w:pPr>
        <w:spacing w:before="0" w:after="200" w:line="276" w:lineRule="auto"/>
        <w:contextualSpacing/>
        <w:rPr>
          <w:rFonts w:cs="Arial"/>
          <w:szCs w:val="22"/>
          <w:lang w:val="en-GB"/>
        </w:rPr>
      </w:pPr>
      <w:r>
        <w:br w:type="page"/>
      </w:r>
      <w:r w:rsidR="00AA12AD">
        <w:rPr>
          <w:noProof/>
        </w:rPr>
        <w:lastRenderedPageBreak/>
        <w:drawing>
          <wp:inline distT="0" distB="0" distL="0" distR="0" wp14:anchorId="760F1BC1" wp14:editId="3CA8C475">
            <wp:extent cx="6461552" cy="10106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61552" cy="1010653"/>
                    </a:xfrm>
                    <a:prstGeom prst="rect">
                      <a:avLst/>
                    </a:prstGeom>
                  </pic:spPr>
                </pic:pic>
              </a:graphicData>
            </a:graphic>
          </wp:inline>
        </w:drawing>
      </w:r>
    </w:p>
    <w:p w14:paraId="57F21E0B" w14:textId="77777777" w:rsidR="001B2652" w:rsidRDefault="001B2652" w:rsidP="001B2652">
      <w:pPr>
        <w:pStyle w:val="Heading3"/>
      </w:pPr>
      <w:bookmarkStart w:id="653" w:name="_Configuring_NTP_and"/>
      <w:bookmarkStart w:id="654" w:name="_Toc419142212"/>
      <w:bookmarkEnd w:id="653"/>
      <w:r>
        <w:t xml:space="preserve">Configuring NTP and </w:t>
      </w:r>
      <w:r w:rsidRPr="00C80AC9">
        <w:t>timezone</w:t>
      </w:r>
    </w:p>
    <w:p w14:paraId="7E7770D9" w14:textId="77777777" w:rsidR="001B2652" w:rsidRDefault="001B2652" w:rsidP="001B2652">
      <w:r>
        <w:t xml:space="preserve">It is </w:t>
      </w:r>
      <w:r>
        <w:rPr>
          <w:b/>
        </w:rPr>
        <w:t>required</w:t>
      </w:r>
      <w:r>
        <w:t xml:space="preserve"> to configure NTP on every server to ensure the timestamps match and to avoid issues.  Here is a </w:t>
      </w:r>
      <w:hyperlink r:id="rId39" w:history="1">
        <w:r w:rsidRPr="00D21053">
          <w:rPr>
            <w:rStyle w:val="Hyperlink"/>
          </w:rPr>
          <w:t>NTP serve</w:t>
        </w:r>
        <w:r>
          <w:rPr>
            <w:rStyle w:val="Hyperlink"/>
          </w:rPr>
          <w:t>r for the UK</w:t>
        </w:r>
      </w:hyperlink>
      <w:r>
        <w:t xml:space="preserve"> and here is a </w:t>
      </w:r>
      <w:hyperlink r:id="rId40" w:history="1">
        <w:r w:rsidRPr="00795930">
          <w:rPr>
            <w:rStyle w:val="Hyperlink"/>
          </w:rPr>
          <w:t>list for the US</w:t>
        </w:r>
      </w:hyperlink>
      <w:r>
        <w:t xml:space="preserve">. Others can be found by googling so just use one that is local to you.  It is also recommended to set every appliance to the same timezone to make it easier to compare logs.  I used UTC which is the default for the management server virtual appliance. Other values can be found </w:t>
      </w:r>
      <w:hyperlink r:id="rId41" w:history="1">
        <w:r w:rsidRPr="00795930">
          <w:rPr>
            <w:rStyle w:val="Hyperlink"/>
          </w:rPr>
          <w:t>here</w:t>
        </w:r>
      </w:hyperlink>
      <w:r>
        <w:t>.</w:t>
      </w:r>
    </w:p>
    <w:p w14:paraId="47312167" w14:textId="77777777" w:rsidR="001B2652" w:rsidRPr="00FE17DD" w:rsidRDefault="001B2652" w:rsidP="00774CC5">
      <w:pPr>
        <w:pStyle w:val="ListParagraph"/>
        <w:numPr>
          <w:ilvl w:val="0"/>
          <w:numId w:val="51"/>
        </w:numPr>
      </w:pPr>
      <w:r>
        <w:t>Log back into the WebGUI</w:t>
      </w:r>
      <w:r w:rsidRPr="009F1C79">
        <w:t xml:space="preserve"> </w:t>
      </w:r>
      <w:r>
        <w:t xml:space="preserve">with username “admin”, the new password you specified and the default domain: </w:t>
      </w:r>
      <w:hyperlink r:id="rId42" w:history="1">
        <w:r w:rsidRPr="000A747F">
          <w:rPr>
            <w:rStyle w:val="Hyperlink"/>
          </w:rPr>
          <w:t>https://192.168.225.52:9090/</w:t>
        </w:r>
      </w:hyperlink>
      <w:r w:rsidRPr="00FE17DD">
        <w:t xml:space="preserve"> (</w:t>
      </w:r>
      <w:r>
        <w:t>it may take a few minutes for the appliance to reload before the WebGUI will be accessible again, refresh the URL until the login screen loads).</w:t>
      </w:r>
    </w:p>
    <w:p w14:paraId="42DB4DE6" w14:textId="77777777" w:rsidR="001B2652" w:rsidRDefault="001B2652" w:rsidP="00774CC5">
      <w:pPr>
        <w:pStyle w:val="ListParagraph"/>
        <w:numPr>
          <w:ilvl w:val="0"/>
          <w:numId w:val="51"/>
        </w:numPr>
      </w:pPr>
      <w:r>
        <w:t xml:space="preserve">Select </w:t>
      </w:r>
      <w:r w:rsidRPr="009B4FF2">
        <w:rPr>
          <w:color w:val="FF0000"/>
        </w:rPr>
        <w:t xml:space="preserve">Network </w:t>
      </w:r>
      <w:r>
        <w:t xml:space="preserve">&gt; </w:t>
      </w:r>
      <w:r w:rsidRPr="009B4FF2">
        <w:rPr>
          <w:color w:val="FF0000"/>
        </w:rPr>
        <w:t xml:space="preserve">Interface </w:t>
      </w:r>
      <w:r>
        <w:t xml:space="preserve">&gt; </w:t>
      </w:r>
      <w:r w:rsidRPr="009B4FF2">
        <w:rPr>
          <w:color w:val="FF0000"/>
        </w:rPr>
        <w:t xml:space="preserve">NTP Service </w:t>
      </w:r>
      <w:r>
        <w:t>from the menu on the left</w:t>
      </w:r>
    </w:p>
    <w:p w14:paraId="72485674" w14:textId="77777777" w:rsidR="001B2652" w:rsidRDefault="001B2652" w:rsidP="00774CC5">
      <w:pPr>
        <w:pStyle w:val="ListParagraph"/>
        <w:numPr>
          <w:ilvl w:val="0"/>
          <w:numId w:val="51"/>
        </w:numPr>
      </w:pPr>
      <w:r>
        <w:t>Set Administrative State to “</w:t>
      </w:r>
      <w:r w:rsidRPr="00F048C9">
        <w:rPr>
          <w:color w:val="FF0000"/>
        </w:rPr>
        <w:t>enabled</w:t>
      </w:r>
      <w:r>
        <w:t xml:space="preserve">” </w:t>
      </w:r>
    </w:p>
    <w:p w14:paraId="5C29A18A" w14:textId="3E2017AB" w:rsidR="001B2652" w:rsidRDefault="001B2652" w:rsidP="00774CC5">
      <w:pPr>
        <w:pStyle w:val="ListParagraph"/>
        <w:numPr>
          <w:ilvl w:val="0"/>
          <w:numId w:val="51"/>
        </w:numPr>
      </w:pPr>
      <w:r>
        <w:t xml:space="preserve">Set NTP Server = </w:t>
      </w:r>
      <w:r w:rsidR="00640E20">
        <w:rPr>
          <w:color w:val="FF0000"/>
        </w:rPr>
        <w:t>ntp.think.ibm</w:t>
      </w:r>
      <w:r w:rsidRPr="009B4FF2">
        <w:rPr>
          <w:color w:val="FF0000"/>
        </w:rPr>
        <w:t xml:space="preserve"> </w:t>
      </w:r>
      <w:r>
        <w:t xml:space="preserve">(or other NTP server IP address) and click </w:t>
      </w:r>
      <w:r w:rsidRPr="005E3892">
        <w:rPr>
          <w:color w:val="FF0000"/>
        </w:rPr>
        <w:t>Add</w:t>
      </w:r>
    </w:p>
    <w:p w14:paraId="44271FA5" w14:textId="77777777" w:rsidR="001B2652" w:rsidRDefault="001B2652" w:rsidP="00774CC5">
      <w:pPr>
        <w:pStyle w:val="ListParagraph"/>
        <w:numPr>
          <w:ilvl w:val="0"/>
          <w:numId w:val="51"/>
        </w:numPr>
      </w:pPr>
      <w:r>
        <w:t xml:space="preserve">Click the </w:t>
      </w:r>
      <w:r w:rsidRPr="00F048C9">
        <w:rPr>
          <w:color w:val="FF0000"/>
        </w:rPr>
        <w:t xml:space="preserve">Apply </w:t>
      </w:r>
      <w:r>
        <w:t>button</w:t>
      </w:r>
    </w:p>
    <w:p w14:paraId="2BF5E817" w14:textId="77777777" w:rsidR="001B2652" w:rsidRDefault="001B2652" w:rsidP="00774CC5">
      <w:pPr>
        <w:pStyle w:val="ListParagraph"/>
        <w:numPr>
          <w:ilvl w:val="0"/>
          <w:numId w:val="51"/>
        </w:numPr>
      </w:pPr>
      <w:r>
        <w:t>Check that the object status changes to [up] at the top of the page.</w:t>
      </w:r>
    </w:p>
    <w:p w14:paraId="13D58A75" w14:textId="70ABBBD0" w:rsidR="001B2652" w:rsidRDefault="001B2652" w:rsidP="00774CC5">
      <w:pPr>
        <w:pStyle w:val="ListParagraph"/>
        <w:numPr>
          <w:ilvl w:val="0"/>
          <w:numId w:val="51"/>
        </w:numPr>
      </w:pPr>
      <w:r>
        <w:t xml:space="preserve">Select </w:t>
      </w:r>
      <w:r w:rsidRPr="009F1C79">
        <w:rPr>
          <w:color w:val="FF0000"/>
        </w:rPr>
        <w:t xml:space="preserve">Administration </w:t>
      </w:r>
      <w:r>
        <w:t xml:space="preserve">&gt; </w:t>
      </w:r>
      <w:r w:rsidRPr="009F1C79">
        <w:rPr>
          <w:color w:val="FF0000"/>
        </w:rPr>
        <w:t xml:space="preserve">Device </w:t>
      </w:r>
      <w:r>
        <w:t xml:space="preserve">&gt; </w:t>
      </w:r>
      <w:r w:rsidRPr="009F1C79">
        <w:rPr>
          <w:color w:val="FF0000"/>
        </w:rPr>
        <w:t xml:space="preserve">Time Settings </w:t>
      </w:r>
      <w:r>
        <w:t xml:space="preserve">and select </w:t>
      </w:r>
      <w:r w:rsidR="00640E20">
        <w:rPr>
          <w:color w:val="FF0000"/>
        </w:rPr>
        <w:t>EST</w:t>
      </w:r>
      <w:r>
        <w:t>.</w:t>
      </w:r>
      <w:r w:rsidR="00640E20">
        <w:t xml:space="preserve"> </w:t>
      </w:r>
    </w:p>
    <w:p w14:paraId="022D64A7" w14:textId="77777777" w:rsidR="001B2652" w:rsidRDefault="001B2652" w:rsidP="00774CC5">
      <w:pPr>
        <w:pStyle w:val="ListParagraph"/>
        <w:numPr>
          <w:ilvl w:val="0"/>
          <w:numId w:val="51"/>
        </w:numPr>
      </w:pPr>
      <w:r>
        <w:t xml:space="preserve">Click </w:t>
      </w:r>
      <w:r w:rsidRPr="009B4FF2">
        <w:rPr>
          <w:color w:val="FF0000"/>
        </w:rPr>
        <w:t>Apply</w:t>
      </w:r>
    </w:p>
    <w:p w14:paraId="227B0C59" w14:textId="77777777" w:rsidR="001B2652" w:rsidRDefault="001B2652" w:rsidP="00774CC5">
      <w:pPr>
        <w:pStyle w:val="ListParagraph"/>
        <w:numPr>
          <w:ilvl w:val="0"/>
          <w:numId w:val="51"/>
        </w:numPr>
      </w:pPr>
      <w:r>
        <w:t xml:space="preserve">Select </w:t>
      </w:r>
      <w:r w:rsidRPr="009F1C79">
        <w:rPr>
          <w:color w:val="FF0000"/>
        </w:rPr>
        <w:t xml:space="preserve">Status </w:t>
      </w:r>
      <w:r>
        <w:t xml:space="preserve">&gt; </w:t>
      </w:r>
      <w:r w:rsidRPr="009F1C79">
        <w:rPr>
          <w:color w:val="FF0000"/>
        </w:rPr>
        <w:t xml:space="preserve">Main </w:t>
      </w:r>
      <w:r>
        <w:t xml:space="preserve">&gt; </w:t>
      </w:r>
      <w:r w:rsidRPr="009F1C79">
        <w:rPr>
          <w:color w:val="FF0000"/>
        </w:rPr>
        <w:t xml:space="preserve">Date and Time </w:t>
      </w:r>
      <w:r>
        <w:t>and verify the correct time and zone is displayed.</w:t>
      </w:r>
    </w:p>
    <w:p w14:paraId="65957638" w14:textId="77777777" w:rsidR="001B2652" w:rsidRDefault="001B2652" w:rsidP="00774CC5">
      <w:pPr>
        <w:pStyle w:val="ListParagraph"/>
        <w:numPr>
          <w:ilvl w:val="0"/>
          <w:numId w:val="51"/>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31E5228E" w14:textId="77777777" w:rsidR="001B2652" w:rsidRDefault="001B2652" w:rsidP="001B2652">
      <w:pPr>
        <w:pStyle w:val="Heading3"/>
      </w:pPr>
      <w:r>
        <w:t xml:space="preserve">Enabling the XML Management Interface </w:t>
      </w:r>
      <w:r w:rsidRPr="00C80AC9">
        <w:t>Port</w:t>
      </w:r>
    </w:p>
    <w:p w14:paraId="3E6B5DC1" w14:textId="77777777" w:rsidR="001B2652" w:rsidRDefault="001B2652" w:rsidP="001B2652">
      <w:r>
        <w:t>The XML Management Interface port must be enabled to allow IBM API Connect to configure the gateway server.</w:t>
      </w:r>
    </w:p>
    <w:p w14:paraId="37F8897C" w14:textId="77777777" w:rsidR="001B2652" w:rsidRDefault="001B2652" w:rsidP="00774CC5">
      <w:pPr>
        <w:pStyle w:val="ListParagraph"/>
        <w:numPr>
          <w:ilvl w:val="0"/>
          <w:numId w:val="52"/>
        </w:numPr>
      </w:pPr>
      <w:r>
        <w:t xml:space="preserve">Select </w:t>
      </w:r>
      <w:r w:rsidRPr="00F048C9">
        <w:rPr>
          <w:color w:val="FF0000"/>
        </w:rPr>
        <w:t xml:space="preserve">Network </w:t>
      </w:r>
      <w:r>
        <w:t xml:space="preserve">&gt; </w:t>
      </w:r>
      <w:r w:rsidRPr="00F048C9">
        <w:rPr>
          <w:color w:val="FF0000"/>
        </w:rPr>
        <w:t xml:space="preserve">Management </w:t>
      </w:r>
      <w:r>
        <w:t xml:space="preserve">&gt; </w:t>
      </w:r>
      <w:r w:rsidRPr="00F048C9">
        <w:rPr>
          <w:color w:val="FF0000"/>
        </w:rPr>
        <w:t>XML Management Interface</w:t>
      </w:r>
    </w:p>
    <w:p w14:paraId="54BF21C1" w14:textId="77777777" w:rsidR="001B2652" w:rsidRDefault="001B2652" w:rsidP="00774CC5">
      <w:pPr>
        <w:pStyle w:val="ListParagraph"/>
        <w:numPr>
          <w:ilvl w:val="0"/>
          <w:numId w:val="52"/>
        </w:numPr>
      </w:pPr>
      <w:r>
        <w:t>Set Administrative State to “</w:t>
      </w:r>
      <w:r w:rsidRPr="00F048C9">
        <w:rPr>
          <w:color w:val="FF0000"/>
        </w:rPr>
        <w:t>enabled</w:t>
      </w:r>
      <w:r>
        <w:t xml:space="preserve">” </w:t>
      </w:r>
    </w:p>
    <w:p w14:paraId="437EBC6F" w14:textId="77777777" w:rsidR="001B2652" w:rsidRDefault="001B2652" w:rsidP="00774CC5">
      <w:pPr>
        <w:pStyle w:val="ListParagraph"/>
        <w:numPr>
          <w:ilvl w:val="0"/>
          <w:numId w:val="52"/>
        </w:numPr>
      </w:pPr>
      <w:r>
        <w:t>Set Local Address</w:t>
      </w:r>
      <w:r w:rsidRPr="00F048C9">
        <w:t xml:space="preserve"> </w:t>
      </w:r>
      <w:r>
        <w:t>to the eth0 management IP address (</w:t>
      </w:r>
      <w:r>
        <w:rPr>
          <w:color w:val="FF0000"/>
        </w:rPr>
        <w:t>192.168.225.52</w:t>
      </w:r>
      <w:r>
        <w:t xml:space="preserve">).  </w:t>
      </w:r>
    </w:p>
    <w:p w14:paraId="700FC790" w14:textId="77777777" w:rsidR="001B2652" w:rsidRDefault="001B2652" w:rsidP="00774CC5">
      <w:pPr>
        <w:pStyle w:val="ListParagraph"/>
        <w:numPr>
          <w:ilvl w:val="0"/>
          <w:numId w:val="52"/>
        </w:numPr>
      </w:pPr>
      <w:r>
        <w:t>Keep the default port (5550)</w:t>
      </w:r>
    </w:p>
    <w:p w14:paraId="2867C5F7" w14:textId="77777777" w:rsidR="001B2652" w:rsidRDefault="001B2652" w:rsidP="00774CC5">
      <w:pPr>
        <w:pStyle w:val="ListParagraph"/>
        <w:numPr>
          <w:ilvl w:val="0"/>
          <w:numId w:val="52"/>
        </w:numPr>
      </w:pPr>
      <w:r>
        <w:t xml:space="preserve">Click the </w:t>
      </w:r>
      <w:r w:rsidRPr="00F048C9">
        <w:rPr>
          <w:color w:val="FF0000"/>
        </w:rPr>
        <w:t xml:space="preserve">Apply </w:t>
      </w:r>
      <w:r>
        <w:t>button and the object status should change to [up] at the top of the page.</w:t>
      </w:r>
    </w:p>
    <w:p w14:paraId="302268E0" w14:textId="77777777" w:rsidR="001B2652" w:rsidRDefault="001B2652" w:rsidP="00774CC5">
      <w:pPr>
        <w:pStyle w:val="ListParagraph"/>
        <w:numPr>
          <w:ilvl w:val="0"/>
          <w:numId w:val="52"/>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331E328A" w14:textId="77777777" w:rsidR="001B2652" w:rsidRDefault="001B2652" w:rsidP="001B2652">
      <w:pPr>
        <w:pStyle w:val="Heading3"/>
      </w:pPr>
      <w:r>
        <w:t>Extend the Web Management Service idle timeout</w:t>
      </w:r>
    </w:p>
    <w:p w14:paraId="2885B7D1" w14:textId="77777777" w:rsidR="001B2652" w:rsidRDefault="001B2652" w:rsidP="001B2652">
      <w:r>
        <w:t>This is an optional step that will stop you being logged out of the WebGUI after 10 minutes.</w:t>
      </w:r>
    </w:p>
    <w:p w14:paraId="2CE9A50B" w14:textId="77777777" w:rsidR="001B2652" w:rsidRDefault="001B2652" w:rsidP="00774CC5">
      <w:pPr>
        <w:pStyle w:val="ListParagraph"/>
        <w:numPr>
          <w:ilvl w:val="0"/>
          <w:numId w:val="55"/>
        </w:numPr>
      </w:pPr>
      <w:r>
        <w:lastRenderedPageBreak/>
        <w:t xml:space="preserve">Select </w:t>
      </w:r>
      <w:r w:rsidRPr="00F048C9">
        <w:rPr>
          <w:color w:val="FF0000"/>
        </w:rPr>
        <w:t xml:space="preserve">Network </w:t>
      </w:r>
      <w:r>
        <w:t xml:space="preserve">&gt; </w:t>
      </w:r>
      <w:r w:rsidRPr="00F048C9">
        <w:rPr>
          <w:color w:val="FF0000"/>
        </w:rPr>
        <w:t xml:space="preserve">Management </w:t>
      </w:r>
      <w:r>
        <w:t xml:space="preserve">&gt; </w:t>
      </w:r>
      <w:r>
        <w:rPr>
          <w:color w:val="FF0000"/>
        </w:rPr>
        <w:t>Web Management Service</w:t>
      </w:r>
    </w:p>
    <w:p w14:paraId="1A6D61DA" w14:textId="77777777" w:rsidR="001B2652" w:rsidRDefault="001B2652" w:rsidP="00774CC5">
      <w:pPr>
        <w:pStyle w:val="ListParagraph"/>
        <w:numPr>
          <w:ilvl w:val="0"/>
          <w:numId w:val="55"/>
        </w:numPr>
      </w:pPr>
      <w:r>
        <w:t xml:space="preserve">Set the Idle Timeout to </w:t>
      </w:r>
      <w:r w:rsidRPr="009C4807">
        <w:rPr>
          <w:color w:val="FF0000"/>
        </w:rPr>
        <w:t xml:space="preserve">6000 </w:t>
      </w:r>
      <w:r>
        <w:t>seconds or another large number of your choice.</w:t>
      </w:r>
    </w:p>
    <w:p w14:paraId="714FAD47" w14:textId="77777777" w:rsidR="001B2652" w:rsidRDefault="001B2652" w:rsidP="00774CC5">
      <w:pPr>
        <w:pStyle w:val="ListParagraph"/>
        <w:numPr>
          <w:ilvl w:val="0"/>
          <w:numId w:val="55"/>
        </w:numPr>
      </w:pPr>
      <w:r>
        <w:t xml:space="preserve">Click the </w:t>
      </w:r>
      <w:r w:rsidRPr="00F048C9">
        <w:rPr>
          <w:color w:val="FF0000"/>
        </w:rPr>
        <w:t xml:space="preserve">Apply </w:t>
      </w:r>
      <w:r>
        <w:t>button and the object status should change to [up] at the top of the page.</w:t>
      </w:r>
    </w:p>
    <w:p w14:paraId="18B768C4" w14:textId="77777777" w:rsidR="001B2652" w:rsidRDefault="001B2652" w:rsidP="00774CC5">
      <w:pPr>
        <w:pStyle w:val="ListParagraph"/>
        <w:numPr>
          <w:ilvl w:val="0"/>
          <w:numId w:val="55"/>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4F3AF74D" w14:textId="77777777" w:rsidR="001B2652" w:rsidRDefault="001B2652" w:rsidP="001B2652">
      <w:pPr>
        <w:pStyle w:val="Heading3"/>
      </w:pPr>
      <w:r>
        <w:t>Enabling statistics</w:t>
      </w:r>
    </w:p>
    <w:p w14:paraId="242E257B" w14:textId="77777777" w:rsidR="001B2652" w:rsidRPr="002A7734" w:rsidRDefault="001B2652" w:rsidP="001B2652">
      <w:r>
        <w:t xml:space="preserve">The Statistics Service must be enabled in the Gateway Server to allow the Cloud Management Console to display resource utilisation information (more details in the </w:t>
      </w:r>
      <w:hyperlink r:id="rId43" w:history="1">
        <w:r w:rsidRPr="002A7734">
          <w:rPr>
            <w:rStyle w:val="Hyperlink"/>
          </w:rPr>
          <w:t>Knowledge Center</w:t>
        </w:r>
      </w:hyperlink>
      <w:r>
        <w:t>).</w:t>
      </w:r>
    </w:p>
    <w:p w14:paraId="1960B7BA" w14:textId="77777777" w:rsidR="001B2652" w:rsidRPr="002A7734" w:rsidRDefault="001B2652" w:rsidP="00774CC5">
      <w:pPr>
        <w:pStyle w:val="ListParagraph"/>
        <w:numPr>
          <w:ilvl w:val="0"/>
          <w:numId w:val="54"/>
        </w:numPr>
      </w:pPr>
      <w:r>
        <w:t xml:space="preserve">Select </w:t>
      </w:r>
      <w:r w:rsidRPr="009F1C79">
        <w:rPr>
          <w:color w:val="FF0000"/>
        </w:rPr>
        <w:t xml:space="preserve">Administration </w:t>
      </w:r>
      <w:r>
        <w:t xml:space="preserve">&gt; </w:t>
      </w:r>
      <w:r w:rsidRPr="009F1C79">
        <w:rPr>
          <w:color w:val="FF0000"/>
        </w:rPr>
        <w:t xml:space="preserve">Device </w:t>
      </w:r>
      <w:r>
        <w:t xml:space="preserve">&gt; </w:t>
      </w:r>
      <w:r>
        <w:rPr>
          <w:color w:val="FF0000"/>
        </w:rPr>
        <w:t>Statistic</w:t>
      </w:r>
      <w:r w:rsidRPr="009F1C79">
        <w:rPr>
          <w:color w:val="FF0000"/>
        </w:rPr>
        <w:t xml:space="preserve"> Settings </w:t>
      </w:r>
    </w:p>
    <w:p w14:paraId="2E751E75" w14:textId="77777777" w:rsidR="001B2652" w:rsidRDefault="001B2652" w:rsidP="00774CC5">
      <w:pPr>
        <w:pStyle w:val="ListParagraph"/>
        <w:numPr>
          <w:ilvl w:val="0"/>
          <w:numId w:val="54"/>
        </w:numPr>
      </w:pPr>
      <w:r>
        <w:t>Set Administrative State to “</w:t>
      </w:r>
      <w:r w:rsidRPr="00F048C9">
        <w:rPr>
          <w:color w:val="FF0000"/>
        </w:rPr>
        <w:t>enabled</w:t>
      </w:r>
      <w:r>
        <w:t xml:space="preserve">” </w:t>
      </w:r>
    </w:p>
    <w:p w14:paraId="5E1E37B5" w14:textId="77777777" w:rsidR="001B2652" w:rsidRDefault="001B2652" w:rsidP="00774CC5">
      <w:pPr>
        <w:pStyle w:val="ListParagraph"/>
        <w:numPr>
          <w:ilvl w:val="0"/>
          <w:numId w:val="54"/>
        </w:numPr>
      </w:pPr>
      <w:r>
        <w:t xml:space="preserve">Click the </w:t>
      </w:r>
      <w:r w:rsidRPr="00F048C9">
        <w:rPr>
          <w:color w:val="FF0000"/>
        </w:rPr>
        <w:t xml:space="preserve">Apply </w:t>
      </w:r>
      <w:r>
        <w:t>button and the object status should change to [up] at the top of the page.</w:t>
      </w:r>
    </w:p>
    <w:p w14:paraId="484C065A" w14:textId="77777777" w:rsidR="001B2652" w:rsidRDefault="001B2652" w:rsidP="00774CC5">
      <w:pPr>
        <w:pStyle w:val="ListParagraph"/>
        <w:numPr>
          <w:ilvl w:val="0"/>
          <w:numId w:val="54"/>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279C7E3E" w14:textId="77777777" w:rsidR="001B2652" w:rsidRDefault="001B2652" w:rsidP="001B2652">
      <w:pPr>
        <w:pStyle w:val="Heading3"/>
      </w:pPr>
      <w:r>
        <w:t>Upgrading to the latest Fixpack (if required)</w:t>
      </w:r>
    </w:p>
    <w:p w14:paraId="39A3D84E" w14:textId="77777777" w:rsidR="001B2652" w:rsidRDefault="001B2652" w:rsidP="00774CC5">
      <w:pPr>
        <w:pStyle w:val="ListParagraph"/>
        <w:numPr>
          <w:ilvl w:val="0"/>
          <w:numId w:val="53"/>
        </w:numPr>
      </w:pPr>
      <w:r>
        <w:t>If you need to update your DataPower OS, follow these steps otherwise, you can skip to the next section.</w:t>
      </w:r>
    </w:p>
    <w:p w14:paraId="5DAE029F" w14:textId="77777777" w:rsidR="001B2652" w:rsidRDefault="001B2652" w:rsidP="00774CC5">
      <w:pPr>
        <w:pStyle w:val="ListParagraph"/>
        <w:numPr>
          <w:ilvl w:val="0"/>
          <w:numId w:val="53"/>
        </w:numPr>
      </w:pPr>
      <w:r>
        <w:t xml:space="preserve">In the DataPower WebGUI, select </w:t>
      </w:r>
      <w:r w:rsidRPr="005E3892">
        <w:rPr>
          <w:color w:val="FF0000"/>
        </w:rPr>
        <w:t xml:space="preserve">Administration </w:t>
      </w:r>
      <w:r>
        <w:t xml:space="preserve">&gt; </w:t>
      </w:r>
      <w:r w:rsidRPr="005E3892">
        <w:rPr>
          <w:color w:val="FF0000"/>
        </w:rPr>
        <w:t xml:space="preserve">Main </w:t>
      </w:r>
      <w:r>
        <w:t xml:space="preserve">&gt; </w:t>
      </w:r>
      <w:r w:rsidRPr="005E3892">
        <w:rPr>
          <w:color w:val="FF0000"/>
        </w:rPr>
        <w:t>System Control</w:t>
      </w:r>
    </w:p>
    <w:p w14:paraId="77A7893E" w14:textId="77777777" w:rsidR="001B2652" w:rsidRDefault="001B2652" w:rsidP="00774CC5">
      <w:pPr>
        <w:pStyle w:val="ListParagraph"/>
        <w:numPr>
          <w:ilvl w:val="0"/>
          <w:numId w:val="53"/>
        </w:numPr>
      </w:pPr>
      <w:r>
        <w:t>I</w:t>
      </w:r>
      <w:r w:rsidRPr="00643CC0">
        <w:t>n the Boot Image section</w:t>
      </w:r>
      <w:r>
        <w:t>,</w:t>
      </w:r>
      <w:r w:rsidRPr="00643CC0">
        <w:t xml:space="preserve"> click </w:t>
      </w:r>
      <w:r w:rsidRPr="005E3892">
        <w:rPr>
          <w:color w:val="FF0000"/>
        </w:rPr>
        <w:t xml:space="preserve">Upload </w:t>
      </w:r>
      <w:r>
        <w:t>and select the x*****.scrypt4 fixpack file.</w:t>
      </w:r>
    </w:p>
    <w:p w14:paraId="7148F68C" w14:textId="77777777" w:rsidR="001B2652" w:rsidRDefault="001B2652" w:rsidP="00774CC5">
      <w:pPr>
        <w:pStyle w:val="ListParagraph"/>
        <w:numPr>
          <w:ilvl w:val="0"/>
          <w:numId w:val="53"/>
        </w:numPr>
      </w:pPr>
      <w:r>
        <w:t xml:space="preserve">Click the </w:t>
      </w:r>
      <w:r>
        <w:rPr>
          <w:color w:val="FF0000"/>
        </w:rPr>
        <w:t>C</w:t>
      </w:r>
      <w:r w:rsidRPr="005E3892">
        <w:rPr>
          <w:color w:val="FF0000"/>
        </w:rPr>
        <w:t xml:space="preserve">ontinue </w:t>
      </w:r>
      <w:r>
        <w:t>button once the file has been uploaded successfully.</w:t>
      </w:r>
    </w:p>
    <w:p w14:paraId="17274FC6" w14:textId="77777777" w:rsidR="001B2652" w:rsidRDefault="001B2652" w:rsidP="00774CC5">
      <w:pPr>
        <w:pStyle w:val="ListParagraph"/>
        <w:numPr>
          <w:ilvl w:val="0"/>
          <w:numId w:val="53"/>
        </w:numPr>
      </w:pPr>
      <w:r>
        <w:t>I</w:t>
      </w:r>
      <w:r w:rsidRPr="0040595A">
        <w:t>n the Boot Image section</w:t>
      </w:r>
      <w:r>
        <w:t xml:space="preserve">, ensure x*****.scrypt4 is selected, check the </w:t>
      </w:r>
      <w:r w:rsidRPr="005E3892">
        <w:rPr>
          <w:color w:val="FF0000"/>
        </w:rPr>
        <w:t>“I accept the terms of the license agreements</w:t>
      </w:r>
      <w:r>
        <w:t xml:space="preserve">” checkbox, and click the </w:t>
      </w:r>
      <w:r w:rsidRPr="005E3892">
        <w:rPr>
          <w:color w:val="FF0000"/>
        </w:rPr>
        <w:t xml:space="preserve">Boot Image </w:t>
      </w:r>
      <w:r>
        <w:t>button.</w:t>
      </w:r>
    </w:p>
    <w:p w14:paraId="5A2C1C98" w14:textId="77777777" w:rsidR="001B2652" w:rsidRDefault="001B2652" w:rsidP="00774CC5">
      <w:pPr>
        <w:pStyle w:val="ListParagraph"/>
        <w:numPr>
          <w:ilvl w:val="0"/>
          <w:numId w:val="53"/>
        </w:numPr>
      </w:pPr>
      <w:r>
        <w:t xml:space="preserve">Click the </w:t>
      </w:r>
      <w:r w:rsidRPr="005E3892">
        <w:rPr>
          <w:color w:val="FF0000"/>
        </w:rPr>
        <w:t xml:space="preserve">Confirm </w:t>
      </w:r>
      <w:r>
        <w:t xml:space="preserve">button in the pop up window (you can ignore the warning “Firmware does not contain supported feature 'DCO-Oracle'.” since this is not required for APIM), wait for the action to complete and then click </w:t>
      </w:r>
      <w:r w:rsidRPr="0023339A">
        <w:rPr>
          <w:color w:val="FF0000"/>
        </w:rPr>
        <w:t>Close</w:t>
      </w:r>
      <w:r>
        <w:t xml:space="preserve"> on the pop up window.</w:t>
      </w:r>
    </w:p>
    <w:p w14:paraId="6951DFDD" w14:textId="77777777" w:rsidR="001B2652" w:rsidRDefault="001B2652" w:rsidP="00774CC5">
      <w:pPr>
        <w:pStyle w:val="ListParagraph"/>
        <w:numPr>
          <w:ilvl w:val="0"/>
          <w:numId w:val="53"/>
        </w:numPr>
      </w:pPr>
      <w:r>
        <w:t>Wait for the system to reboot, and log back into the WebGUI (you can check the reboot output in the VMware console, the WebGUI should work once the login prompt is displayed).</w:t>
      </w:r>
    </w:p>
    <w:p w14:paraId="050609AA" w14:textId="77777777" w:rsidR="001B2652" w:rsidRDefault="001B2652" w:rsidP="00774CC5">
      <w:pPr>
        <w:pStyle w:val="ListParagraph"/>
        <w:numPr>
          <w:ilvl w:val="0"/>
          <w:numId w:val="53"/>
        </w:numPr>
      </w:pPr>
      <w:r>
        <w:t>Verify the version has been updated on the bottom left of the navigation menu on the left side of the screen.</w:t>
      </w:r>
    </w:p>
    <w:p w14:paraId="3F6DE12A" w14:textId="62863249" w:rsidR="00A13685" w:rsidRPr="00DF1C39" w:rsidRDefault="00A13685" w:rsidP="00A13685">
      <w:pPr>
        <w:pStyle w:val="ListParagraph"/>
        <w:ind w:left="360"/>
      </w:pPr>
      <w:r>
        <w:rPr>
          <w:noProof/>
          <w:lang w:val="en-US"/>
        </w:rPr>
        <w:drawing>
          <wp:inline distT="0" distB="0" distL="0" distR="0" wp14:anchorId="5143FCC0" wp14:editId="0445D963">
            <wp:extent cx="2164080" cy="2636520"/>
            <wp:effectExtent l="0" t="0" r="762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4268" cy="2636749"/>
                    </a:xfrm>
                    <a:prstGeom prst="rect">
                      <a:avLst/>
                    </a:prstGeom>
                  </pic:spPr>
                </pic:pic>
              </a:graphicData>
            </a:graphic>
          </wp:inline>
        </w:drawing>
      </w:r>
    </w:p>
    <w:p w14:paraId="5CCBA68D" w14:textId="7B9C57C6" w:rsidR="00AA12AD" w:rsidRPr="00DD3642" w:rsidRDefault="001B2652" w:rsidP="001B2652">
      <w:pPr>
        <w:pStyle w:val="Heading4"/>
        <w:rPr>
          <w:rStyle w:val="Heading5Char"/>
          <w:b/>
          <w:iCs w:val="0"/>
          <w:sz w:val="32"/>
          <w:szCs w:val="32"/>
        </w:rPr>
      </w:pPr>
      <w:r>
        <w:rPr>
          <w:noProof/>
          <w:lang w:eastAsia="en-GB"/>
        </w:rPr>
        <w:lastRenderedPageBreak/>
        <w:t xml:space="preserve"> </w:t>
      </w:r>
      <w:bookmarkStart w:id="655" w:name="_Toc448176555"/>
      <w:r w:rsidR="003D14ED">
        <w:rPr>
          <w:rStyle w:val="Heading5Char"/>
          <w:b/>
          <w:iCs w:val="0"/>
          <w:sz w:val="32"/>
          <w:szCs w:val="32"/>
        </w:rPr>
        <w:t>2</w:t>
      </w:r>
      <w:r w:rsidR="00AA12AD" w:rsidRPr="00DD3642">
        <w:rPr>
          <w:rStyle w:val="Heading5Char"/>
          <w:b/>
          <w:iCs w:val="0"/>
          <w:sz w:val="32"/>
          <w:szCs w:val="32"/>
        </w:rPr>
        <w:t xml:space="preserve"> Configure the Management appliance</w:t>
      </w:r>
      <w:bookmarkEnd w:id="654"/>
      <w:bookmarkEnd w:id="655"/>
    </w:p>
    <w:p w14:paraId="0BC15FFE" w14:textId="77AC50BF" w:rsidR="00AA12AD" w:rsidRPr="0071398B" w:rsidRDefault="00AA12AD" w:rsidP="00AA12AD">
      <w:pPr>
        <w:pStyle w:val="ListParagraph"/>
        <w:ind w:left="0"/>
        <w:rPr>
          <w:rFonts w:ascii="Arial" w:hAnsi="Arial" w:cs="Arial"/>
        </w:rPr>
      </w:pPr>
      <w:r w:rsidRPr="0071398B">
        <w:rPr>
          <w:rFonts w:ascii="Arial" w:hAnsi="Arial" w:cs="Arial"/>
        </w:rPr>
        <w:t xml:space="preserve">Once the </w:t>
      </w:r>
      <w:r w:rsidR="00DD6B74">
        <w:rPr>
          <w:rFonts w:ascii="Arial" w:hAnsi="Arial" w:cs="Arial"/>
        </w:rPr>
        <w:t xml:space="preserve">APIM </w:t>
      </w:r>
      <w:r w:rsidRPr="0071398B">
        <w:rPr>
          <w:rFonts w:ascii="Arial" w:hAnsi="Arial" w:cs="Arial"/>
        </w:rPr>
        <w:t>appliance is successfully started you will get a login prompt. The following instructi</w:t>
      </w:r>
      <w:r w:rsidR="007C1585">
        <w:rPr>
          <w:rFonts w:ascii="Arial" w:hAnsi="Arial" w:cs="Arial"/>
        </w:rPr>
        <w:t>ons are for API Management V5</w:t>
      </w:r>
      <w:r w:rsidR="00DD6B74">
        <w:rPr>
          <w:rFonts w:ascii="Arial" w:hAnsi="Arial" w:cs="Arial"/>
        </w:rPr>
        <w:t>.</w:t>
      </w:r>
    </w:p>
    <w:p w14:paraId="148C54EA" w14:textId="77777777" w:rsidR="00AA12AD" w:rsidRDefault="00AA12AD" w:rsidP="00AA12AD">
      <w:pPr>
        <w:pStyle w:val="ListParagraph"/>
        <w:rPr>
          <w:rFonts w:ascii="Arial" w:hAnsi="Arial" w:cs="Arial"/>
        </w:rPr>
      </w:pPr>
    </w:p>
    <w:p w14:paraId="66A24CFA" w14:textId="7F08CDE5" w:rsidR="00AA12AD" w:rsidRPr="00BA27CB" w:rsidRDefault="00AA12AD" w:rsidP="00AA12AD">
      <w:pPr>
        <w:ind w:left="360"/>
        <w:rPr>
          <w:rFonts w:cs="Arial"/>
        </w:rPr>
      </w:pPr>
      <w:r w:rsidRPr="00BA27CB">
        <w:rPr>
          <w:rFonts w:cs="Arial"/>
        </w:rPr>
        <w:t xml:space="preserve">Login with username </w:t>
      </w:r>
      <w:r w:rsidRPr="00BA27CB">
        <w:rPr>
          <w:rFonts w:cs="Arial"/>
          <w:color w:val="FF0000"/>
        </w:rPr>
        <w:t>admin</w:t>
      </w:r>
      <w:r w:rsidRPr="00BA27CB">
        <w:rPr>
          <w:rFonts w:cs="Arial"/>
        </w:rPr>
        <w:t xml:space="preserve"> and password </w:t>
      </w:r>
      <w:r w:rsidR="00902222">
        <w:rPr>
          <w:rFonts w:cs="Arial"/>
          <w:color w:val="FF0000"/>
        </w:rPr>
        <w:t>Passw0rd!</w:t>
      </w:r>
    </w:p>
    <w:p w14:paraId="7B7006F5" w14:textId="1D9504A2" w:rsidR="00AA12AD" w:rsidRPr="00CC5662" w:rsidRDefault="00AA12AD" w:rsidP="00AA12AD">
      <w:pPr>
        <w:rPr>
          <w:rFonts w:cs="Arial"/>
        </w:rPr>
      </w:pPr>
      <w:r w:rsidRPr="00CC5662">
        <w:rPr>
          <w:rFonts w:cs="Arial"/>
        </w:rPr>
        <w:t xml:space="preserve">Enter the following commands </w:t>
      </w:r>
      <w:r w:rsidR="00196F31">
        <w:rPr>
          <w:rFonts w:cs="Arial"/>
        </w:rPr>
        <w:t xml:space="preserve">(one line at a time) </w:t>
      </w:r>
      <w:r w:rsidRPr="00CC5662">
        <w:rPr>
          <w:rFonts w:cs="Arial"/>
        </w:rPr>
        <w:t>to configure the networking and NTP.  See Appendix A for further networking information.</w:t>
      </w:r>
    </w:p>
    <w:p w14:paraId="762194DE" w14:textId="77777777" w:rsidR="007C1585" w:rsidRPr="002E367E" w:rsidRDefault="007C1585" w:rsidP="007C1585">
      <w:pPr>
        <w:pStyle w:val="ListParagraph"/>
        <w:ind w:left="792"/>
        <w:rPr>
          <w:color w:val="FF0000"/>
        </w:rPr>
      </w:pPr>
      <w:r w:rsidRPr="002E367E">
        <w:rPr>
          <w:color w:val="FF0000"/>
        </w:rPr>
        <w:t>Net set hostname static management</w:t>
      </w:r>
    </w:p>
    <w:p w14:paraId="0158F825" w14:textId="77777777" w:rsidR="007C1585" w:rsidRPr="002E367E" w:rsidRDefault="007C1585" w:rsidP="007C1585">
      <w:pPr>
        <w:pStyle w:val="ListParagraph"/>
        <w:ind w:left="792"/>
        <w:rPr>
          <w:color w:val="FF0000"/>
        </w:rPr>
      </w:pPr>
      <w:r w:rsidRPr="002E367E">
        <w:rPr>
          <w:color w:val="FF0000"/>
        </w:rPr>
        <w:t xml:space="preserve">Net set domain </w:t>
      </w:r>
      <w:r>
        <w:rPr>
          <w:color w:val="FF0000"/>
        </w:rPr>
        <w:t xml:space="preserve">static </w:t>
      </w:r>
      <w:r w:rsidRPr="002E367E">
        <w:rPr>
          <w:color w:val="FF0000"/>
        </w:rPr>
        <w:t>pot.ibm</w:t>
      </w:r>
    </w:p>
    <w:p w14:paraId="4D3461B5" w14:textId="77777777" w:rsidR="007C1585" w:rsidRPr="007F23D3" w:rsidRDefault="007C1585" w:rsidP="007C1585">
      <w:pPr>
        <w:pStyle w:val="ListParagraph"/>
        <w:ind w:left="792"/>
      </w:pPr>
      <w:r>
        <w:rPr>
          <w:color w:val="FF0000"/>
        </w:rPr>
        <w:t>net set eth0</w:t>
      </w:r>
      <w:r w:rsidRPr="007F23D3">
        <w:rPr>
          <w:color w:val="FF0000"/>
        </w:rPr>
        <w:t xml:space="preserve"> address </w:t>
      </w:r>
      <w:r>
        <w:rPr>
          <w:color w:val="FF0000"/>
          <w:shd w:val="clear" w:color="auto" w:fill="FFFFFF"/>
        </w:rPr>
        <w:t>192.168.225.100</w:t>
      </w:r>
      <w:r w:rsidRPr="007F23D3">
        <w:rPr>
          <w:color w:val="FF0000"/>
          <w:shd w:val="clear" w:color="auto" w:fill="FFFFFF"/>
        </w:rPr>
        <w:t xml:space="preserve"> </w:t>
      </w:r>
      <w:r w:rsidRPr="007F23D3">
        <w:rPr>
          <w:color w:val="FF0000"/>
        </w:rPr>
        <w:t>mask 255.255.255.0</w:t>
      </w:r>
    </w:p>
    <w:p w14:paraId="6D95346B" w14:textId="77777777" w:rsidR="007C1585" w:rsidRPr="007F23D3" w:rsidRDefault="007C1585" w:rsidP="007C1585">
      <w:pPr>
        <w:pStyle w:val="ListParagraph"/>
        <w:ind w:left="792"/>
      </w:pPr>
      <w:r w:rsidRPr="007F23D3">
        <w:rPr>
          <w:color w:val="FF0000"/>
        </w:rPr>
        <w:t xml:space="preserve">net set gateway static </w:t>
      </w:r>
      <w:r>
        <w:rPr>
          <w:color w:val="FF0000"/>
          <w:shd w:val="clear" w:color="auto" w:fill="FFFFFF"/>
        </w:rPr>
        <w:t>192.168.225.2 eth0</w:t>
      </w:r>
    </w:p>
    <w:p w14:paraId="1008E61C" w14:textId="77777777" w:rsidR="007C1585" w:rsidRPr="007F23D3" w:rsidRDefault="007C1585" w:rsidP="007C1585">
      <w:pPr>
        <w:pStyle w:val="ListParagraph"/>
        <w:ind w:left="792"/>
      </w:pPr>
      <w:r w:rsidRPr="007F23D3">
        <w:rPr>
          <w:color w:val="FF0000"/>
        </w:rPr>
        <w:t xml:space="preserve">net set nameserver static </w:t>
      </w:r>
      <w:r>
        <w:rPr>
          <w:color w:val="FF0000"/>
          <w:shd w:val="clear" w:color="auto" w:fill="FFFFFF"/>
        </w:rPr>
        <w:t>192.168.225</w:t>
      </w:r>
      <w:r w:rsidRPr="007F23D3">
        <w:rPr>
          <w:color w:val="FF0000"/>
          <w:shd w:val="clear" w:color="auto" w:fill="FFFFFF"/>
        </w:rPr>
        <w:t>.2</w:t>
      </w:r>
    </w:p>
    <w:p w14:paraId="355A3814" w14:textId="074169BB" w:rsidR="00AA12AD" w:rsidRPr="00360352" w:rsidRDefault="00AA12AD" w:rsidP="00AA12AD">
      <w:pPr>
        <w:ind w:left="360"/>
        <w:rPr>
          <w:rFonts w:cs="Arial"/>
        </w:rPr>
      </w:pPr>
      <w:r w:rsidRPr="00360352">
        <w:rPr>
          <w:rFonts w:ascii="Courier New" w:hAnsi="Courier New" w:cs="Courier New"/>
          <w:color w:val="FF0000"/>
        </w:rPr>
        <w:t>net set ntp static 192.168.225.1</w:t>
      </w:r>
      <w:r w:rsidR="00196F31">
        <w:rPr>
          <w:rFonts w:ascii="Courier New" w:hAnsi="Courier New" w:cs="Courier New"/>
          <w:color w:val="FF0000"/>
        </w:rPr>
        <w:t>0</w:t>
      </w:r>
      <w:r w:rsidRPr="00360352">
        <w:rPr>
          <w:rFonts w:cs="Arial"/>
          <w:color w:val="FF0000"/>
        </w:rPr>
        <w:t xml:space="preserve"> </w:t>
      </w:r>
      <w:r w:rsidRPr="00360352">
        <w:rPr>
          <w:rFonts w:cs="Arial"/>
        </w:rPr>
        <w:t>(If you use another NTP server, for example: pool.ntp.org,  make sure to use the same value for the Gateway server)</w:t>
      </w:r>
    </w:p>
    <w:p w14:paraId="612635D3" w14:textId="77777777" w:rsidR="00AA12AD" w:rsidRPr="00360352" w:rsidRDefault="00AA12AD" w:rsidP="00AA12AD">
      <w:pPr>
        <w:ind w:left="360"/>
        <w:rPr>
          <w:rFonts w:cs="Arial"/>
        </w:rPr>
      </w:pPr>
      <w:r w:rsidRPr="00360352">
        <w:rPr>
          <w:rFonts w:ascii="Courier New" w:hAnsi="Courier New" w:cs="Courier New"/>
          <w:color w:val="FF0000"/>
        </w:rPr>
        <w:t>time set zone America/New_York</w:t>
      </w:r>
      <w:r w:rsidRPr="00360352">
        <w:rPr>
          <w:rFonts w:cs="Arial"/>
          <w:color w:val="FF0000"/>
        </w:rPr>
        <w:t xml:space="preserve">  </w:t>
      </w:r>
      <w:r w:rsidRPr="00360352">
        <w:rPr>
          <w:rFonts w:cs="Arial"/>
        </w:rPr>
        <w:t xml:space="preserve">(If you need to set another time zone, key </w:t>
      </w:r>
      <w:r w:rsidRPr="00360352">
        <w:rPr>
          <w:rFonts w:cs="Arial"/>
          <w:color w:val="FF0000"/>
        </w:rPr>
        <w:t xml:space="preserve">time help </w:t>
      </w:r>
      <w:r w:rsidRPr="00360352">
        <w:rPr>
          <w:rFonts w:cs="Arial"/>
        </w:rPr>
        <w:t>and follow the elaborate directions.)</w:t>
      </w:r>
    </w:p>
    <w:p w14:paraId="11EBC256" w14:textId="77777777" w:rsidR="00AA12AD" w:rsidRPr="00360352" w:rsidRDefault="00AA12AD" w:rsidP="00AA12AD">
      <w:pPr>
        <w:ind w:left="360"/>
        <w:rPr>
          <w:rFonts w:ascii="Courier New" w:hAnsi="Courier New" w:cs="Courier New"/>
        </w:rPr>
      </w:pPr>
      <w:r w:rsidRPr="00360352">
        <w:rPr>
          <w:rFonts w:ascii="Courier New" w:hAnsi="Courier New" w:cs="Courier New"/>
          <w:color w:val="FF0000"/>
        </w:rPr>
        <w:t>net set search none</w:t>
      </w:r>
    </w:p>
    <w:p w14:paraId="1C8B1930" w14:textId="42379D75" w:rsidR="00AA12AD" w:rsidRPr="00360352" w:rsidRDefault="00AA12AD" w:rsidP="00AA12AD">
      <w:pPr>
        <w:ind w:left="360"/>
        <w:rPr>
          <w:rFonts w:cs="Arial"/>
        </w:rPr>
      </w:pPr>
      <w:r w:rsidRPr="00360352">
        <w:rPr>
          <w:rFonts w:ascii="Courier New" w:hAnsi="Courier New" w:cs="Courier New"/>
          <w:color w:val="FF0000"/>
        </w:rPr>
        <w:t xml:space="preserve">net restart </w:t>
      </w:r>
      <w:r w:rsidR="00E94680">
        <w:rPr>
          <w:rFonts w:cs="Arial"/>
        </w:rPr>
        <w:t xml:space="preserve">(this may take a few </w:t>
      </w:r>
      <w:r w:rsidRPr="00360352">
        <w:rPr>
          <w:rFonts w:cs="Arial"/>
        </w:rPr>
        <w:t>minute</w:t>
      </w:r>
      <w:r w:rsidR="00E94680">
        <w:rPr>
          <w:rFonts w:cs="Arial"/>
        </w:rPr>
        <w:t>s</w:t>
      </w:r>
      <w:r w:rsidRPr="00360352">
        <w:rPr>
          <w:rFonts w:cs="Arial"/>
        </w:rPr>
        <w:t xml:space="preserve"> to complete)</w:t>
      </w:r>
    </w:p>
    <w:p w14:paraId="1F5205E7" w14:textId="77777777" w:rsidR="00AA12AD" w:rsidRPr="000B025E" w:rsidRDefault="00AA12AD" w:rsidP="00AA12AD">
      <w:pPr>
        <w:spacing w:before="0"/>
        <w:ind w:left="360"/>
        <w:rPr>
          <w:rFonts w:cs="Arial"/>
        </w:rPr>
      </w:pPr>
      <w:r w:rsidRPr="00360352">
        <w:rPr>
          <w:rFonts w:ascii="Courier New" w:hAnsi="Courier New" w:cs="Courier New"/>
          <w:color w:val="FF0000"/>
        </w:rPr>
        <w:t>net show all</w:t>
      </w:r>
      <w:r w:rsidRPr="00360352">
        <w:rPr>
          <w:rFonts w:cs="Arial"/>
          <w:color w:val="FF0000"/>
        </w:rPr>
        <w:t xml:space="preserve"> </w:t>
      </w:r>
      <w:r>
        <w:rPr>
          <w:rFonts w:cs="Arial"/>
          <w:color w:val="FF0000"/>
        </w:rPr>
        <w:t xml:space="preserve"> </w:t>
      </w:r>
      <w:r w:rsidRPr="00360352">
        <w:rPr>
          <w:rFonts w:cs="Arial"/>
        </w:rPr>
        <w:t xml:space="preserve">(if </w:t>
      </w:r>
      <w:r w:rsidRPr="00360352">
        <w:rPr>
          <w:rFonts w:cs="Arial"/>
          <w:b/>
        </w:rPr>
        <w:t>Network is inactive</w:t>
      </w:r>
      <w:r w:rsidRPr="00360352">
        <w:rPr>
          <w:rFonts w:cs="Arial"/>
        </w:rPr>
        <w:t xml:space="preserve"> message appears, wait a little longer for the networking </w:t>
      </w:r>
      <w:r w:rsidRPr="000B025E">
        <w:rPr>
          <w:rFonts w:cs="Arial"/>
        </w:rPr>
        <w:t>to restart fully and repeat this command until the correct details display</w:t>
      </w:r>
      <w:r w:rsidRPr="007C54A5">
        <w:t>)</w:t>
      </w:r>
    </w:p>
    <w:p w14:paraId="28B942FD" w14:textId="0C49B93E" w:rsidR="00AA12AD" w:rsidRPr="00E01B3E" w:rsidRDefault="00EE4DA4" w:rsidP="00AA12AD">
      <w:pPr>
        <w:rPr>
          <w:rFonts w:cs="Arial"/>
        </w:rPr>
      </w:pPr>
      <w:r>
        <w:rPr>
          <w:noProof/>
        </w:rPr>
        <w:drawing>
          <wp:inline distT="0" distB="0" distL="0" distR="0" wp14:anchorId="7A805911" wp14:editId="28E5D41E">
            <wp:extent cx="5502117" cy="1569856"/>
            <wp:effectExtent l="0" t="0" r="381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2117" cy="1569856"/>
                    </a:xfrm>
                    <a:prstGeom prst="rect">
                      <a:avLst/>
                    </a:prstGeom>
                  </pic:spPr>
                </pic:pic>
              </a:graphicData>
            </a:graphic>
          </wp:inline>
        </w:drawing>
      </w: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E01B3E" w14:paraId="749517C6" w14:textId="77777777" w:rsidTr="00C3619B">
        <w:trPr>
          <w:cantSplit/>
        </w:trPr>
        <w:tc>
          <w:tcPr>
            <w:tcW w:w="1102" w:type="dxa"/>
            <w:shd w:val="clear" w:color="auto" w:fill="E0E0E0"/>
            <w:vAlign w:val="center"/>
          </w:tcPr>
          <w:p w14:paraId="664BB61B" w14:textId="77777777" w:rsidR="00AA12AD" w:rsidRPr="001E3096" w:rsidRDefault="00AA12AD" w:rsidP="00C3619B">
            <w:pPr>
              <w:pStyle w:val="TableText"/>
            </w:pPr>
            <w:r>
              <w:rPr>
                <w:noProof/>
                <w:lang w:eastAsia="en-US"/>
              </w:rPr>
              <w:drawing>
                <wp:inline distT="0" distB="0" distL="0" distR="0" wp14:anchorId="588E74D1" wp14:editId="6C2462CB">
                  <wp:extent cx="532765" cy="532765"/>
                  <wp:effectExtent l="0" t="0" r="0" b="0"/>
                  <wp:docPr id="397" name="Picture 397" descr="Description: 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ign-inf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01960D9E" w14:textId="77777777" w:rsidR="00AA12AD" w:rsidRPr="00E01B3E" w:rsidRDefault="00AA12AD" w:rsidP="00C3619B">
            <w:pPr>
              <w:spacing w:before="0" w:after="200" w:line="276" w:lineRule="auto"/>
              <w:rPr>
                <w:rFonts w:cs="Arial"/>
                <w:szCs w:val="22"/>
                <w:lang w:val="en-GB"/>
              </w:rPr>
            </w:pPr>
            <w:r w:rsidRPr="00243A42">
              <w:rPr>
                <w:rFonts w:cs="Arial"/>
                <w:szCs w:val="22"/>
                <w:lang w:val="en-GB"/>
              </w:rPr>
              <w:t xml:space="preserve">Sometimes it takes several minutes for the </w:t>
            </w:r>
            <w:r>
              <w:rPr>
                <w:rFonts w:cs="Arial"/>
                <w:szCs w:val="22"/>
                <w:lang w:val="en-GB"/>
              </w:rPr>
              <w:t>CMC</w:t>
            </w:r>
            <w:r w:rsidRPr="00243A42">
              <w:rPr>
                <w:rFonts w:cs="Arial"/>
                <w:szCs w:val="22"/>
                <w:lang w:val="en-GB"/>
              </w:rPr>
              <w:t xml:space="preserve"> to come up after all of the system processes come up on the management server.  If the </w:t>
            </w:r>
            <w:r>
              <w:rPr>
                <w:rFonts w:cs="Arial"/>
                <w:szCs w:val="22"/>
                <w:lang w:val="en-GB"/>
              </w:rPr>
              <w:t>CMC</w:t>
            </w:r>
            <w:r w:rsidRPr="00243A42">
              <w:rPr>
                <w:rFonts w:cs="Arial"/>
                <w:szCs w:val="22"/>
                <w:lang w:val="en-GB"/>
              </w:rPr>
              <w:t xml:space="preserve"> page comes up blank, wait a few minutes and reload the page.  You can double check that all 3 key processes are up by typing </w:t>
            </w:r>
            <w:r w:rsidRPr="00243A42">
              <w:rPr>
                <w:rFonts w:cs="Arial"/>
                <w:color w:val="FF0000"/>
                <w:szCs w:val="22"/>
                <w:lang w:val="en-GB"/>
              </w:rPr>
              <w:t>system show status</w:t>
            </w:r>
            <w:r w:rsidRPr="00243A42">
              <w:rPr>
                <w:rFonts w:cs="Arial"/>
                <w:szCs w:val="22"/>
                <w:lang w:val="en-GB"/>
              </w:rPr>
              <w:t xml:space="preserve"> in the console window, but even if all are up it can take more time for the Web UI </w:t>
            </w:r>
            <w:r>
              <w:rPr>
                <w:rFonts w:cs="Arial"/>
                <w:szCs w:val="22"/>
                <w:lang w:val="en-GB"/>
              </w:rPr>
              <w:t>to become functional.</w:t>
            </w:r>
          </w:p>
        </w:tc>
      </w:tr>
    </w:tbl>
    <w:p w14:paraId="16BDFBAC" w14:textId="77777777" w:rsidR="00AA12AD" w:rsidRDefault="00AA12AD" w:rsidP="00AA12AD">
      <w:pPr>
        <w:rPr>
          <w:lang w:eastAsia="zh-CN"/>
        </w:rPr>
      </w:pPr>
    </w:p>
    <w:p w14:paraId="116CB45A" w14:textId="77777777" w:rsidR="00AA12AD" w:rsidRPr="00C101C2" w:rsidRDefault="00AA12AD" w:rsidP="00AA12AD">
      <w:pPr>
        <w:rPr>
          <w:lang w:eastAsia="zh-CN"/>
        </w:rPr>
      </w:pPr>
      <w:r w:rsidRPr="0010479F">
        <w:rPr>
          <w:rFonts w:ascii="Calibri" w:hAnsi="Calibri"/>
          <w:noProof/>
          <w:szCs w:val="22"/>
        </w:rPr>
        <w:lastRenderedPageBreak/>
        <w:drawing>
          <wp:inline distT="0" distB="0" distL="0" distR="0" wp14:anchorId="4AEF0307" wp14:editId="4E53F1FE">
            <wp:extent cx="3612051" cy="1237129"/>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30676" cy="1243508"/>
                    </a:xfrm>
                    <a:prstGeom prst="rect">
                      <a:avLst/>
                    </a:prstGeom>
                  </pic:spPr>
                </pic:pic>
              </a:graphicData>
            </a:graphic>
          </wp:inline>
        </w:drawing>
      </w:r>
    </w:p>
    <w:p w14:paraId="124FA362" w14:textId="324F3E0D" w:rsidR="00AA12AD" w:rsidRPr="00DD3642" w:rsidRDefault="003D14ED" w:rsidP="00AA12AD">
      <w:pPr>
        <w:pStyle w:val="Heading4"/>
      </w:pPr>
      <w:bookmarkStart w:id="656" w:name="_Toc419142213"/>
      <w:bookmarkStart w:id="657" w:name="_Toc448176556"/>
      <w:r>
        <w:lastRenderedPageBreak/>
        <w:t>3</w:t>
      </w:r>
      <w:r w:rsidR="00AA12AD" w:rsidRPr="00DD3642">
        <w:t xml:space="preserve"> Configure the API Cloud</w:t>
      </w:r>
      <w:r w:rsidR="00AA12AD">
        <w:t xml:space="preserve"> Management Console</w:t>
      </w:r>
      <w:bookmarkEnd w:id="656"/>
      <w:bookmarkEnd w:id="657"/>
    </w:p>
    <w:p w14:paraId="143BB368" w14:textId="77777777" w:rsidR="00AA12AD" w:rsidRPr="00243A42" w:rsidRDefault="00AA12AD" w:rsidP="00AA12AD">
      <w:pPr>
        <w:spacing w:before="0" w:after="200" w:line="276" w:lineRule="auto"/>
        <w:rPr>
          <w:rFonts w:cs="Arial"/>
          <w:szCs w:val="22"/>
          <w:lang w:val="en-GB"/>
        </w:rPr>
      </w:pPr>
      <w:r w:rsidRPr="00243A42">
        <w:rPr>
          <w:rFonts w:cs="Arial"/>
          <w:szCs w:val="22"/>
          <w:lang w:val="en-GB"/>
        </w:rPr>
        <w:t>At this point both appliances should be started.</w:t>
      </w:r>
    </w:p>
    <w:p w14:paraId="515E5739" w14:textId="77777777" w:rsidR="00AA12AD" w:rsidRPr="00243A42" w:rsidRDefault="00AA12AD" w:rsidP="00AA12AD">
      <w:pPr>
        <w:spacing w:before="0" w:after="200" w:line="276" w:lineRule="auto"/>
        <w:contextualSpacing/>
        <w:rPr>
          <w:rFonts w:cs="Arial"/>
          <w:szCs w:val="22"/>
          <w:lang w:val="en-GB"/>
        </w:rPr>
      </w:pPr>
      <w:r w:rsidRPr="00243A42">
        <w:rPr>
          <w:rFonts w:cs="Arial"/>
          <w:szCs w:val="22"/>
          <w:lang w:val="en-GB"/>
        </w:rPr>
        <w:t>Verify that both s</w:t>
      </w:r>
      <w:r>
        <w:rPr>
          <w:rFonts w:cs="Arial"/>
          <w:szCs w:val="22"/>
          <w:lang w:val="en-GB"/>
        </w:rPr>
        <w:t>ervers are set at the same time (within about 1 minute).</w:t>
      </w:r>
    </w:p>
    <w:p w14:paraId="2B45199F" w14:textId="77777777" w:rsidR="00AA12AD" w:rsidRPr="00243A42" w:rsidRDefault="00AA12AD" w:rsidP="00AA12AD">
      <w:pPr>
        <w:spacing w:before="0" w:after="200" w:line="360" w:lineRule="auto"/>
        <w:contextualSpacing/>
        <w:rPr>
          <w:rFonts w:cs="Arial"/>
          <w:color w:val="FF0000"/>
          <w:szCs w:val="22"/>
          <w:lang w:val="en-GB"/>
        </w:rPr>
      </w:pPr>
      <w:r>
        <w:rPr>
          <w:rFonts w:cs="Arial"/>
          <w:szCs w:val="22"/>
          <w:lang w:val="en-GB"/>
        </w:rPr>
        <w:t xml:space="preserve">1.  </w:t>
      </w:r>
      <w:r w:rsidRPr="00243A42">
        <w:rPr>
          <w:rFonts w:cs="Arial"/>
          <w:szCs w:val="22"/>
          <w:lang w:val="en-GB"/>
        </w:rPr>
        <w:t xml:space="preserve">From the </w:t>
      </w:r>
      <w:r>
        <w:rPr>
          <w:rFonts w:cs="Arial"/>
          <w:szCs w:val="22"/>
          <w:lang w:val="en-GB"/>
        </w:rPr>
        <w:t>G</w:t>
      </w:r>
      <w:r w:rsidRPr="00243A42">
        <w:rPr>
          <w:rFonts w:cs="Arial"/>
          <w:szCs w:val="22"/>
          <w:lang w:val="en-GB"/>
        </w:rPr>
        <w:t xml:space="preserve">ateway command window, key </w:t>
      </w:r>
      <w:r w:rsidRPr="00243A42">
        <w:rPr>
          <w:rFonts w:cs="Arial"/>
          <w:color w:val="FF0000"/>
          <w:szCs w:val="22"/>
          <w:lang w:val="en-GB"/>
        </w:rPr>
        <w:t>show time</w:t>
      </w:r>
    </w:p>
    <w:p w14:paraId="14F4C287" w14:textId="77777777" w:rsidR="00AA12AD" w:rsidRPr="00243A42" w:rsidRDefault="00AA12AD" w:rsidP="00AA12AD">
      <w:pPr>
        <w:spacing w:before="0" w:after="200" w:line="360" w:lineRule="auto"/>
        <w:contextualSpacing/>
        <w:rPr>
          <w:rFonts w:cs="Arial"/>
          <w:szCs w:val="22"/>
          <w:lang w:val="en-GB"/>
        </w:rPr>
      </w:pPr>
      <w:r>
        <w:rPr>
          <w:rFonts w:cs="Arial"/>
          <w:szCs w:val="22"/>
          <w:lang w:val="en-GB"/>
        </w:rPr>
        <w:t xml:space="preserve">2.  </w:t>
      </w:r>
      <w:r w:rsidRPr="00243A42">
        <w:rPr>
          <w:rFonts w:cs="Arial"/>
          <w:szCs w:val="22"/>
          <w:lang w:val="en-GB"/>
        </w:rPr>
        <w:t>From the</w:t>
      </w:r>
      <w:r>
        <w:rPr>
          <w:rFonts w:cs="Arial"/>
          <w:szCs w:val="22"/>
          <w:lang w:val="en-GB"/>
        </w:rPr>
        <w:t xml:space="preserve"> </w:t>
      </w:r>
      <w:r w:rsidRPr="00243A42">
        <w:rPr>
          <w:rFonts w:cs="Arial"/>
          <w:szCs w:val="22"/>
          <w:lang w:val="en-GB"/>
        </w:rPr>
        <w:t xml:space="preserve">APIM command window, key </w:t>
      </w:r>
      <w:r w:rsidRPr="00243A42">
        <w:rPr>
          <w:rFonts w:cs="Arial"/>
          <w:color w:val="FF0000"/>
          <w:szCs w:val="22"/>
          <w:lang w:val="en-GB"/>
        </w:rPr>
        <w:t>time show</w:t>
      </w:r>
    </w:p>
    <w:p w14:paraId="16305993" w14:textId="77777777" w:rsidR="00EE4217" w:rsidRDefault="00AA12AD" w:rsidP="00AA12AD">
      <w:pPr>
        <w:spacing w:before="0" w:after="200" w:line="360" w:lineRule="auto"/>
        <w:contextualSpacing/>
        <w:rPr>
          <w:rStyle w:val="Hyperlink"/>
          <w:rFonts w:cs="Arial"/>
          <w:szCs w:val="22"/>
          <w:u w:val="none"/>
          <w:lang w:val="en-GB"/>
        </w:rPr>
      </w:pPr>
      <w:r>
        <w:rPr>
          <w:rFonts w:cs="Arial"/>
          <w:szCs w:val="22"/>
          <w:lang w:val="en-GB"/>
        </w:rPr>
        <w:t xml:space="preserve">3.  </w:t>
      </w:r>
      <w:r w:rsidRPr="00243A42">
        <w:rPr>
          <w:rFonts w:cs="Arial"/>
          <w:szCs w:val="22"/>
          <w:lang w:val="en-GB"/>
        </w:rPr>
        <w:t xml:space="preserve">Log into the Cloud Management Console: </w:t>
      </w:r>
      <w:hyperlink r:id="rId47" w:history="1">
        <w:r w:rsidRPr="00243A42">
          <w:rPr>
            <w:rStyle w:val="Hyperlink"/>
            <w:rFonts w:cs="Arial"/>
            <w:szCs w:val="22"/>
            <w:lang w:val="en-GB"/>
          </w:rPr>
          <w:t>https://192.168</w:t>
        </w:r>
        <w:r>
          <w:rPr>
            <w:rStyle w:val="Hyperlink"/>
            <w:rFonts w:cs="Arial"/>
            <w:szCs w:val="22"/>
            <w:lang w:val="en-GB"/>
          </w:rPr>
          <w:t>.225.100</w:t>
        </w:r>
        <w:r w:rsidRPr="00243A42">
          <w:rPr>
            <w:rStyle w:val="Hyperlink"/>
            <w:rFonts w:cs="Arial"/>
            <w:szCs w:val="22"/>
            <w:lang w:val="en-GB"/>
          </w:rPr>
          <w:t>/cmc/</w:t>
        </w:r>
      </w:hyperlink>
      <w:r w:rsidR="00EE4217">
        <w:rPr>
          <w:rStyle w:val="Hyperlink"/>
          <w:rFonts w:cs="Arial"/>
          <w:szCs w:val="22"/>
          <w:lang w:val="en-GB"/>
        </w:rPr>
        <w:t xml:space="preserve"> </w:t>
      </w:r>
    </w:p>
    <w:p w14:paraId="0CD77FC0" w14:textId="26AD89C1" w:rsidR="00AA12AD" w:rsidRDefault="00EE4217" w:rsidP="00AA12AD">
      <w:pPr>
        <w:spacing w:before="0" w:after="200" w:line="360" w:lineRule="auto"/>
        <w:contextualSpacing/>
        <w:rPr>
          <w:rStyle w:val="Hyperlink"/>
          <w:rFonts w:cs="Arial"/>
          <w:szCs w:val="22"/>
          <w:lang w:val="en-GB"/>
        </w:rPr>
      </w:pPr>
      <w:r w:rsidRPr="00181B2D">
        <w:rPr>
          <w:b/>
        </w:rPr>
        <w:t>Note</w:t>
      </w:r>
      <w:r>
        <w:t>: Sometimes It takes roughly 3-5 minutes for the cmc to come up after all of the system processes come up on the management server.  If the cmc page comes up blank, wait a few minutes and reload the page.  You can double check that all 3 key processes are up by typing “system show status” in the console window, but even if all are up it can take more time for the UIs to work.</w:t>
      </w:r>
      <w:r w:rsidR="00AA12AD">
        <w:rPr>
          <w:rStyle w:val="Hyperlink"/>
          <w:rFonts w:cs="Arial"/>
          <w:szCs w:val="22"/>
          <w:lang w:val="en-GB"/>
        </w:rPr>
        <w:t xml:space="preserve">  </w:t>
      </w:r>
    </w:p>
    <w:p w14:paraId="424C9FE6" w14:textId="77777777" w:rsidR="00AA12AD" w:rsidRPr="00EE4217" w:rsidRDefault="00AA12AD" w:rsidP="00EE4217">
      <w:pPr>
        <w:spacing w:line="360" w:lineRule="auto"/>
        <w:rPr>
          <w:rFonts w:cs="Arial"/>
        </w:rPr>
      </w:pPr>
      <w:r w:rsidRPr="00EE4217">
        <w:rPr>
          <w:rStyle w:val="Hyperlink"/>
          <w:rFonts w:cs="Arial"/>
          <w:color w:val="auto"/>
          <w:u w:val="none"/>
        </w:rPr>
        <w:t>Accept any security trust exceptions that pop up.</w:t>
      </w:r>
    </w:p>
    <w:p w14:paraId="109F0869" w14:textId="6BA7EA06" w:rsidR="00AA12AD" w:rsidRDefault="00AA12AD" w:rsidP="00AA12AD">
      <w:pPr>
        <w:spacing w:before="0" w:after="200" w:line="360" w:lineRule="auto"/>
        <w:contextualSpacing/>
        <w:rPr>
          <w:rFonts w:cs="Arial"/>
          <w:color w:val="FF0000"/>
          <w:szCs w:val="22"/>
          <w:lang w:val="en-GB"/>
        </w:rPr>
      </w:pPr>
      <w:r>
        <w:rPr>
          <w:rFonts w:cs="Arial"/>
          <w:szCs w:val="22"/>
          <w:lang w:val="en-GB"/>
        </w:rPr>
        <w:t xml:space="preserve">4.  </w:t>
      </w:r>
      <w:r w:rsidRPr="00243A42">
        <w:rPr>
          <w:rFonts w:cs="Arial"/>
          <w:szCs w:val="22"/>
          <w:lang w:val="en-GB"/>
        </w:rPr>
        <w:t>When the login screen pops up, log in with</w:t>
      </w:r>
      <w:r>
        <w:rPr>
          <w:rFonts w:cs="Arial"/>
          <w:szCs w:val="22"/>
          <w:lang w:val="en-GB"/>
        </w:rPr>
        <w:t xml:space="preserve"> Username</w:t>
      </w:r>
      <w:r w:rsidRPr="00243A42">
        <w:rPr>
          <w:rFonts w:cs="Arial"/>
          <w:szCs w:val="22"/>
          <w:lang w:val="en-GB"/>
        </w:rPr>
        <w:t xml:space="preserve"> </w:t>
      </w:r>
      <w:r w:rsidRPr="002D597B">
        <w:rPr>
          <w:rFonts w:cs="Arial"/>
          <w:color w:val="FF0000"/>
          <w:szCs w:val="22"/>
          <w:lang w:val="en-GB"/>
        </w:rPr>
        <w:t>admin</w:t>
      </w:r>
      <w:r>
        <w:rPr>
          <w:rFonts w:cs="Arial"/>
          <w:szCs w:val="22"/>
          <w:lang w:val="en-GB"/>
        </w:rPr>
        <w:t xml:space="preserve"> and </w:t>
      </w:r>
      <w:r w:rsidRPr="00243A42">
        <w:rPr>
          <w:rFonts w:cs="Arial"/>
          <w:szCs w:val="22"/>
          <w:lang w:val="en-GB"/>
        </w:rPr>
        <w:t xml:space="preserve">Password: </w:t>
      </w:r>
      <w:r w:rsidR="00EA4624">
        <w:rPr>
          <w:rFonts w:cs="Arial"/>
          <w:color w:val="FF0000"/>
          <w:szCs w:val="22"/>
          <w:lang w:val="en-GB"/>
        </w:rPr>
        <w:t>Passw0rd!</w:t>
      </w:r>
    </w:p>
    <w:p w14:paraId="40124D0E" w14:textId="77777777" w:rsidR="00AA12AD" w:rsidRPr="00243A42" w:rsidRDefault="00AA12AD" w:rsidP="00AA12AD">
      <w:pPr>
        <w:spacing w:before="0" w:after="200" w:line="360" w:lineRule="auto"/>
        <w:contextualSpacing/>
        <w:rPr>
          <w:rFonts w:cs="Arial"/>
          <w:szCs w:val="22"/>
          <w:lang w:val="en-GB"/>
        </w:rPr>
      </w:pPr>
      <w:r>
        <w:rPr>
          <w:noProof/>
        </w:rPr>
        <w:drawing>
          <wp:inline distT="0" distB="0" distL="0" distR="0" wp14:anchorId="05777DEF" wp14:editId="5426F970">
            <wp:extent cx="6641431" cy="1173603"/>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663904" cy="1177574"/>
                    </a:xfrm>
                    <a:prstGeom prst="rect">
                      <a:avLst/>
                    </a:prstGeom>
                  </pic:spPr>
                </pic:pic>
              </a:graphicData>
            </a:graphic>
          </wp:inline>
        </w:drawing>
      </w:r>
    </w:p>
    <w:p w14:paraId="1922F2AC" w14:textId="77777777" w:rsidR="00AA12AD" w:rsidRPr="00243A42" w:rsidRDefault="00AA12AD" w:rsidP="00AA12AD">
      <w:pPr>
        <w:spacing w:before="0" w:after="200" w:line="360" w:lineRule="auto"/>
        <w:contextualSpacing/>
        <w:rPr>
          <w:rFonts w:cs="Arial"/>
          <w:szCs w:val="22"/>
          <w:lang w:val="en-GB"/>
        </w:rPr>
      </w:pPr>
      <w:r>
        <w:rPr>
          <w:rFonts w:cs="Arial"/>
          <w:szCs w:val="22"/>
          <w:lang w:val="en-GB"/>
        </w:rPr>
        <w:t xml:space="preserve">5.  </w:t>
      </w:r>
      <w:r w:rsidRPr="00243A42">
        <w:rPr>
          <w:rFonts w:cs="Arial"/>
          <w:szCs w:val="22"/>
          <w:lang w:val="en-GB"/>
        </w:rPr>
        <w:t xml:space="preserve">Click the </w:t>
      </w:r>
      <w:r w:rsidRPr="00C23467">
        <w:rPr>
          <w:rFonts w:cs="Arial"/>
          <w:b/>
          <w:szCs w:val="22"/>
          <w:lang w:val="en-GB"/>
        </w:rPr>
        <w:t>Accept All Licenses, Terms and Notices</w:t>
      </w:r>
      <w:r w:rsidRPr="00243A42">
        <w:rPr>
          <w:rFonts w:cs="Arial"/>
          <w:szCs w:val="22"/>
          <w:lang w:val="en-GB"/>
        </w:rPr>
        <w:t xml:space="preserve"> button</w:t>
      </w:r>
      <w:r>
        <w:rPr>
          <w:rFonts w:cs="Arial"/>
          <w:szCs w:val="22"/>
          <w:lang w:val="en-GB"/>
        </w:rPr>
        <w:t>.</w:t>
      </w:r>
    </w:p>
    <w:p w14:paraId="6CC46921" w14:textId="77777777" w:rsidR="00AA12AD" w:rsidRDefault="00AA12AD" w:rsidP="00AA12AD">
      <w:pPr>
        <w:spacing w:before="0" w:after="200" w:line="360" w:lineRule="auto"/>
        <w:contextualSpacing/>
        <w:rPr>
          <w:rFonts w:cs="Arial"/>
          <w:szCs w:val="22"/>
          <w:lang w:val="en-GB"/>
        </w:rPr>
      </w:pPr>
      <w:r w:rsidRPr="00243A42">
        <w:rPr>
          <w:rFonts w:cs="Arial"/>
          <w:szCs w:val="22"/>
          <w:lang w:val="en-GB"/>
        </w:rPr>
        <w:t xml:space="preserve">You will be required to change the admin password </w:t>
      </w:r>
      <w:r>
        <w:rPr>
          <w:rFonts w:cs="Arial"/>
          <w:szCs w:val="22"/>
          <w:lang w:val="en-GB"/>
        </w:rPr>
        <w:t>to</w:t>
      </w:r>
      <w:r w:rsidRPr="00243A42">
        <w:rPr>
          <w:rFonts w:cs="Arial"/>
          <w:szCs w:val="22"/>
          <w:lang w:val="en-GB"/>
        </w:rPr>
        <w:t xml:space="preserve"> something else upon </w:t>
      </w:r>
      <w:r>
        <w:rPr>
          <w:rFonts w:cs="Arial"/>
          <w:szCs w:val="22"/>
          <w:lang w:val="en-GB"/>
        </w:rPr>
        <w:t xml:space="preserve">logging in for the first time. </w:t>
      </w:r>
    </w:p>
    <w:p w14:paraId="4601FD1E" w14:textId="77777777" w:rsidR="00AA12AD" w:rsidRDefault="00AA12AD" w:rsidP="001462B7">
      <w:pPr>
        <w:pStyle w:val="Heading7"/>
        <w:rPr>
          <w:rFonts w:cs="Arial"/>
          <w:szCs w:val="22"/>
          <w:lang w:val="en-GB"/>
        </w:rPr>
      </w:pPr>
      <w:r>
        <w:rPr>
          <w:noProof/>
        </w:rPr>
        <w:lastRenderedPageBreak/>
        <w:drawing>
          <wp:inline distT="0" distB="0" distL="0" distR="0" wp14:anchorId="763C1FB1" wp14:editId="7B98B99D">
            <wp:extent cx="3356810" cy="4017869"/>
            <wp:effectExtent l="0" t="0" r="0" b="190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1637" cy="4023646"/>
                    </a:xfrm>
                    <a:prstGeom prst="rect">
                      <a:avLst/>
                    </a:prstGeom>
                  </pic:spPr>
                </pic:pic>
              </a:graphicData>
            </a:graphic>
          </wp:inline>
        </w:drawing>
      </w:r>
    </w:p>
    <w:p w14:paraId="5558318D" w14:textId="77777777" w:rsidR="00AA12AD" w:rsidRPr="00F43AE5" w:rsidRDefault="00AA12AD" w:rsidP="00774CC5">
      <w:pPr>
        <w:pStyle w:val="ListParagraph"/>
        <w:numPr>
          <w:ilvl w:val="0"/>
          <w:numId w:val="41"/>
        </w:numPr>
        <w:spacing w:line="360" w:lineRule="auto"/>
        <w:rPr>
          <w:rFonts w:ascii="Arial" w:hAnsi="Arial" w:cs="Arial"/>
        </w:rPr>
      </w:pPr>
      <w:r w:rsidRPr="00F43AE5">
        <w:rPr>
          <w:rFonts w:ascii="Arial" w:hAnsi="Arial" w:cs="Arial"/>
        </w:rPr>
        <w:t xml:space="preserve">Key the current password and then key in the new password, </w:t>
      </w:r>
      <w:r w:rsidRPr="00F43AE5">
        <w:rPr>
          <w:rFonts w:ascii="Arial" w:hAnsi="Arial" w:cs="Arial"/>
          <w:color w:val="FF0000"/>
        </w:rPr>
        <w:t xml:space="preserve">Passw0rd! </w:t>
      </w:r>
      <w:r w:rsidRPr="00F43AE5">
        <w:rPr>
          <w:rFonts w:ascii="Arial" w:hAnsi="Arial" w:cs="Arial"/>
        </w:rPr>
        <w:t xml:space="preserve">twice to make the change. Also enter a valid email account which you will need in the next steps. Click the </w:t>
      </w:r>
      <w:r w:rsidRPr="00F43AE5">
        <w:rPr>
          <w:rFonts w:ascii="Arial" w:hAnsi="Arial" w:cs="Arial"/>
          <w:b/>
        </w:rPr>
        <w:t>Change</w:t>
      </w:r>
      <w:r w:rsidRPr="00F43AE5">
        <w:rPr>
          <w:rFonts w:ascii="Arial" w:hAnsi="Arial" w:cs="Arial"/>
        </w:rPr>
        <w:t xml:space="preserve"> button.</w:t>
      </w:r>
    </w:p>
    <w:p w14:paraId="32425AE3" w14:textId="34239148" w:rsidR="00AA12AD" w:rsidRPr="002E386F" w:rsidRDefault="002E386F" w:rsidP="00BC47C1">
      <w:pPr>
        <w:pStyle w:val="ListParagraph"/>
        <w:numPr>
          <w:ilvl w:val="0"/>
          <w:numId w:val="41"/>
        </w:numPr>
        <w:rPr>
          <w:rFonts w:cs="Arial"/>
        </w:rPr>
      </w:pPr>
      <w:r>
        <w:rPr>
          <w:rFonts w:ascii="Arial" w:hAnsi="Arial" w:cs="Arial"/>
        </w:rPr>
        <w:t xml:space="preserve">Go to Services. Verify that the </w:t>
      </w:r>
      <w:r>
        <w:rPr>
          <w:rFonts w:ascii="Arial" w:hAnsi="Arial" w:cs="Arial"/>
          <w:b/>
        </w:rPr>
        <w:t xml:space="preserve">Management Service </w:t>
      </w:r>
      <w:r>
        <w:rPr>
          <w:rFonts w:ascii="Arial" w:hAnsi="Arial" w:cs="Arial"/>
        </w:rPr>
        <w:t xml:space="preserve">display the correct </w:t>
      </w:r>
      <w:r>
        <w:rPr>
          <w:rFonts w:ascii="Arial" w:hAnsi="Arial" w:cs="Arial"/>
          <w:b/>
        </w:rPr>
        <w:t>server name and Address.</w:t>
      </w:r>
    </w:p>
    <w:p w14:paraId="53894F7F" w14:textId="0D7900DD" w:rsidR="002E386F" w:rsidRPr="002E386F" w:rsidRDefault="002E386F" w:rsidP="002E386F">
      <w:pPr>
        <w:pStyle w:val="ListParagraph"/>
        <w:ind w:left="1728"/>
        <w:rPr>
          <w:rFonts w:cs="Arial"/>
        </w:rPr>
      </w:pPr>
      <w:r>
        <w:rPr>
          <w:rFonts w:ascii="Arial" w:hAnsi="Arial" w:cs="Arial"/>
          <w:b/>
        </w:rPr>
        <w:t xml:space="preserve">Server Name </w:t>
      </w:r>
      <w:r>
        <w:rPr>
          <w:rFonts w:ascii="Arial" w:hAnsi="Arial" w:cs="Arial"/>
        </w:rPr>
        <w:t>– management.think.ibm</w:t>
      </w:r>
    </w:p>
    <w:p w14:paraId="5FF8F589" w14:textId="77777777" w:rsidR="002E386F" w:rsidRDefault="002E386F" w:rsidP="002E386F">
      <w:pPr>
        <w:pStyle w:val="ListParagraph"/>
        <w:ind w:left="1728"/>
        <w:rPr>
          <w:rFonts w:ascii="Arial" w:hAnsi="Arial" w:cs="Arial"/>
        </w:rPr>
      </w:pPr>
      <w:r>
        <w:rPr>
          <w:rFonts w:ascii="Arial" w:hAnsi="Arial" w:cs="Arial"/>
          <w:b/>
        </w:rPr>
        <w:t xml:space="preserve">Address </w:t>
      </w:r>
      <w:r>
        <w:rPr>
          <w:rFonts w:ascii="Arial" w:hAnsi="Arial" w:cs="Arial"/>
        </w:rPr>
        <w:t>– management.think.ibm</w:t>
      </w:r>
    </w:p>
    <w:p w14:paraId="5CECCD60" w14:textId="77777777" w:rsidR="002E386F" w:rsidRDefault="002E386F" w:rsidP="002E386F">
      <w:pPr>
        <w:pStyle w:val="ListParagraph"/>
        <w:ind w:left="1728"/>
        <w:rPr>
          <w:rFonts w:ascii="Arial" w:hAnsi="Arial" w:cs="Arial"/>
          <w:b/>
        </w:rPr>
      </w:pPr>
    </w:p>
    <w:p w14:paraId="36A5807F" w14:textId="679F55C5" w:rsidR="00AA12AD" w:rsidRDefault="00F515A6" w:rsidP="00AA12AD">
      <w:pPr>
        <w:spacing w:before="0" w:after="200" w:line="276" w:lineRule="auto"/>
        <w:contextualSpacing/>
        <w:rPr>
          <w:rFonts w:cs="Arial"/>
          <w:szCs w:val="22"/>
          <w:lang w:val="en-GB"/>
        </w:rPr>
      </w:pPr>
      <w:r>
        <w:rPr>
          <w:noProof/>
        </w:rPr>
        <w:drawing>
          <wp:inline distT="0" distB="0" distL="0" distR="0" wp14:anchorId="66AA55D5" wp14:editId="7F68DB80">
            <wp:extent cx="5018410" cy="267462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3071" cy="2677104"/>
                    </a:xfrm>
                    <a:prstGeom prst="rect">
                      <a:avLst/>
                    </a:prstGeom>
                  </pic:spPr>
                </pic:pic>
              </a:graphicData>
            </a:graphic>
          </wp:inline>
        </w:drawing>
      </w: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1E3096" w14:paraId="142391D1" w14:textId="77777777" w:rsidTr="00C3619B">
        <w:trPr>
          <w:cantSplit/>
        </w:trPr>
        <w:tc>
          <w:tcPr>
            <w:tcW w:w="1102" w:type="dxa"/>
            <w:shd w:val="clear" w:color="auto" w:fill="E0E0E0"/>
            <w:vAlign w:val="center"/>
          </w:tcPr>
          <w:p w14:paraId="063F4D4D" w14:textId="77777777" w:rsidR="00AA12AD" w:rsidRPr="001E3096" w:rsidRDefault="00AA12AD" w:rsidP="00C3619B">
            <w:pPr>
              <w:pStyle w:val="TableText"/>
            </w:pPr>
            <w:r>
              <w:rPr>
                <w:noProof/>
                <w:lang w:eastAsia="en-US"/>
              </w:rPr>
              <w:lastRenderedPageBreak/>
              <w:drawing>
                <wp:inline distT="0" distB="0" distL="0" distR="0" wp14:anchorId="49B4FCE9" wp14:editId="3F575F52">
                  <wp:extent cx="532765" cy="532765"/>
                  <wp:effectExtent l="0" t="0" r="635" b="0"/>
                  <wp:docPr id="389"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45852930" w14:textId="77777777" w:rsidR="00AA12AD" w:rsidRDefault="00AA12AD" w:rsidP="00C3619B">
            <w:pPr>
              <w:spacing w:before="0" w:after="200" w:line="276" w:lineRule="auto"/>
              <w:contextualSpacing/>
              <w:rPr>
                <w:rFonts w:cs="Arial"/>
                <w:szCs w:val="22"/>
                <w:lang w:val="en-GB"/>
              </w:rPr>
            </w:pPr>
            <w:r w:rsidRPr="00705284">
              <w:rPr>
                <w:rFonts w:cs="Arial"/>
                <w:b/>
                <w:szCs w:val="22"/>
                <w:lang w:val="en-GB"/>
              </w:rPr>
              <w:t>If the correct IP address is not displayed</w:t>
            </w:r>
            <w:r>
              <w:rPr>
                <w:rFonts w:cs="Arial"/>
                <w:b/>
                <w:szCs w:val="22"/>
                <w:lang w:val="en-GB"/>
              </w:rPr>
              <w:t>,</w:t>
            </w:r>
            <w:r w:rsidRPr="00705284">
              <w:rPr>
                <w:rFonts w:cs="Arial"/>
                <w:b/>
                <w:szCs w:val="22"/>
                <w:lang w:val="en-GB"/>
              </w:rPr>
              <w:t xml:space="preserve"> the system was not configured correctly during the initial boot (e.g. VM image was set to bridged and then changed to NAT after first boot).</w:t>
            </w:r>
            <w:r w:rsidRPr="00243A42">
              <w:rPr>
                <w:rFonts w:cs="Arial"/>
                <w:szCs w:val="22"/>
                <w:lang w:val="en-GB"/>
              </w:rPr>
              <w:t xml:space="preserve"> </w:t>
            </w:r>
          </w:p>
          <w:p w14:paraId="2089E258" w14:textId="77777777" w:rsidR="00AA12AD" w:rsidRDefault="00AA12AD" w:rsidP="00C3619B">
            <w:pPr>
              <w:spacing w:before="0" w:after="200" w:line="276" w:lineRule="auto"/>
              <w:contextualSpacing/>
              <w:rPr>
                <w:rFonts w:cs="Arial"/>
                <w:szCs w:val="22"/>
                <w:lang w:val="en-GB"/>
              </w:rPr>
            </w:pPr>
            <w:r w:rsidRPr="00243A42">
              <w:rPr>
                <w:rFonts w:cs="Arial"/>
                <w:szCs w:val="22"/>
                <w:lang w:val="en-GB"/>
              </w:rPr>
              <w:t>If this is the case</w:t>
            </w:r>
            <w:r>
              <w:rPr>
                <w:rFonts w:cs="Arial"/>
                <w:szCs w:val="22"/>
                <w:lang w:val="en-GB"/>
              </w:rPr>
              <w:t>,</w:t>
            </w:r>
            <w:r w:rsidRPr="00243A42">
              <w:rPr>
                <w:rFonts w:cs="Arial"/>
                <w:szCs w:val="22"/>
                <w:lang w:val="en-GB"/>
              </w:rPr>
              <w:t xml:space="preserve"> run the following commands from the </w:t>
            </w:r>
            <w:r>
              <w:rPr>
                <w:rFonts w:cs="Arial"/>
                <w:szCs w:val="22"/>
                <w:lang w:val="en-GB"/>
              </w:rPr>
              <w:t>command window</w:t>
            </w:r>
            <w:r w:rsidRPr="00243A42">
              <w:rPr>
                <w:rFonts w:cs="Arial"/>
                <w:szCs w:val="22"/>
                <w:lang w:val="en-GB"/>
              </w:rPr>
              <w:t xml:space="preserve">: </w:t>
            </w:r>
          </w:p>
          <w:p w14:paraId="64BCFD84" w14:textId="77777777" w:rsidR="00AA12AD" w:rsidRPr="00BD4B8B" w:rsidRDefault="00AA12AD" w:rsidP="00C3619B">
            <w:pPr>
              <w:spacing w:before="0" w:after="200" w:line="276" w:lineRule="auto"/>
              <w:contextualSpacing/>
              <w:rPr>
                <w:rFonts w:ascii="Courier New" w:hAnsi="Courier New" w:cs="Courier New"/>
                <w:color w:val="FF0000"/>
                <w:szCs w:val="22"/>
                <w:lang w:val="en-GB"/>
              </w:rPr>
            </w:pPr>
            <w:r>
              <w:rPr>
                <w:rFonts w:ascii="Courier New" w:hAnsi="Courier New" w:cs="Courier New"/>
                <w:color w:val="FF0000"/>
                <w:szCs w:val="22"/>
                <w:lang w:val="en-GB"/>
              </w:rPr>
              <w:t>system clean apiconfig</w:t>
            </w:r>
          </w:p>
          <w:p w14:paraId="4156AFF5" w14:textId="77777777" w:rsidR="00AA12AD" w:rsidRDefault="00AA12AD" w:rsidP="00C3619B">
            <w:pPr>
              <w:spacing w:before="0" w:after="200" w:line="276" w:lineRule="auto"/>
              <w:contextualSpacing/>
              <w:rPr>
                <w:rFonts w:cs="Arial"/>
                <w:szCs w:val="22"/>
                <w:lang w:val="en-GB"/>
              </w:rPr>
            </w:pPr>
            <w:r w:rsidRPr="00BD4B8B">
              <w:rPr>
                <w:rFonts w:cs="Arial"/>
                <w:color w:val="FF0000"/>
                <w:szCs w:val="22"/>
                <w:lang w:val="en-GB"/>
              </w:rPr>
              <w:t xml:space="preserve"> </w:t>
            </w:r>
            <w:r>
              <w:rPr>
                <w:rFonts w:cs="Arial"/>
                <w:szCs w:val="22"/>
                <w:lang w:val="en-GB"/>
              </w:rPr>
              <w:t>(Y</w:t>
            </w:r>
            <w:r w:rsidRPr="00243A42">
              <w:rPr>
                <w:rFonts w:cs="Arial"/>
                <w:szCs w:val="22"/>
                <w:lang w:val="en-GB"/>
              </w:rPr>
              <w:t>ou must type “yes” not “y” to confirm the system clean apiconfig command</w:t>
            </w:r>
            <w:r>
              <w:rPr>
                <w:rFonts w:cs="Arial"/>
                <w:szCs w:val="22"/>
                <w:lang w:val="en-GB"/>
              </w:rPr>
              <w:t xml:space="preserve">) </w:t>
            </w:r>
          </w:p>
          <w:p w14:paraId="35A91F46" w14:textId="77777777" w:rsidR="00AA12AD" w:rsidRDefault="00AA12AD" w:rsidP="00C3619B">
            <w:pPr>
              <w:spacing w:before="0" w:after="200" w:line="276" w:lineRule="auto"/>
              <w:contextualSpacing/>
              <w:rPr>
                <w:rFonts w:cs="Arial"/>
                <w:szCs w:val="22"/>
                <w:lang w:val="en-GB"/>
              </w:rPr>
            </w:pPr>
            <w:r>
              <w:rPr>
                <w:rFonts w:cs="Arial"/>
                <w:szCs w:val="22"/>
                <w:lang w:val="en-GB"/>
              </w:rPr>
              <w:t>This procedure wipes the appliance configuration and the</w:t>
            </w:r>
            <w:r w:rsidRPr="00243A42">
              <w:rPr>
                <w:rFonts w:cs="Arial"/>
                <w:szCs w:val="22"/>
                <w:lang w:val="en-GB"/>
              </w:rPr>
              <w:t xml:space="preserve"> password </w:t>
            </w:r>
            <w:r>
              <w:rPr>
                <w:rFonts w:cs="Arial"/>
                <w:szCs w:val="22"/>
                <w:lang w:val="en-GB"/>
              </w:rPr>
              <w:t xml:space="preserve"> is </w:t>
            </w:r>
            <w:r w:rsidRPr="00243A42">
              <w:rPr>
                <w:rFonts w:cs="Arial"/>
                <w:szCs w:val="22"/>
                <w:lang w:val="en-GB"/>
              </w:rPr>
              <w:t xml:space="preserve">reset </w:t>
            </w:r>
            <w:r>
              <w:rPr>
                <w:rFonts w:cs="Arial"/>
                <w:szCs w:val="22"/>
                <w:lang w:val="en-GB"/>
              </w:rPr>
              <w:t xml:space="preserve">back to the default “!n0r1t5@C” </w:t>
            </w:r>
          </w:p>
          <w:p w14:paraId="34218F08" w14:textId="77777777" w:rsidR="00AA12AD" w:rsidRDefault="00AA12AD" w:rsidP="00C3619B">
            <w:pPr>
              <w:spacing w:before="0" w:after="200" w:line="276" w:lineRule="auto"/>
              <w:contextualSpacing/>
              <w:rPr>
                <w:rFonts w:cs="Arial"/>
                <w:color w:val="FF0000"/>
                <w:szCs w:val="22"/>
                <w:lang w:val="en-GB"/>
              </w:rPr>
            </w:pPr>
            <w:r w:rsidRPr="00BD4B8B">
              <w:rPr>
                <w:rFonts w:ascii="Courier New" w:hAnsi="Courier New" w:cs="Courier New"/>
                <w:color w:val="FF0000"/>
                <w:szCs w:val="22"/>
                <w:lang w:val="en-GB"/>
              </w:rPr>
              <w:t>system restart</w:t>
            </w:r>
            <w:r w:rsidRPr="00BD4B8B">
              <w:rPr>
                <w:rFonts w:cs="Arial"/>
                <w:color w:val="FF0000"/>
                <w:szCs w:val="22"/>
                <w:lang w:val="en-GB"/>
              </w:rPr>
              <w:t xml:space="preserve">  </w:t>
            </w:r>
          </w:p>
          <w:p w14:paraId="0678EE24" w14:textId="77777777" w:rsidR="00AA12AD" w:rsidRDefault="00AA12AD" w:rsidP="00C3619B">
            <w:pPr>
              <w:spacing w:before="0" w:after="200" w:line="276" w:lineRule="auto"/>
              <w:contextualSpacing/>
              <w:rPr>
                <w:rFonts w:cs="Arial"/>
                <w:b/>
                <w:szCs w:val="22"/>
                <w:lang w:val="en-GB"/>
              </w:rPr>
            </w:pPr>
            <w:r w:rsidRPr="00E14A82">
              <w:rPr>
                <w:rFonts w:cs="Arial"/>
                <w:b/>
                <w:szCs w:val="22"/>
                <w:lang w:val="en-GB"/>
              </w:rPr>
              <w:t>Power off the VM</w:t>
            </w:r>
          </w:p>
          <w:p w14:paraId="68549273" w14:textId="77777777" w:rsidR="00AA12AD" w:rsidRPr="00E14A82" w:rsidRDefault="00AA12AD" w:rsidP="00C3619B">
            <w:pPr>
              <w:spacing w:before="0" w:after="200" w:line="276" w:lineRule="auto"/>
              <w:contextualSpacing/>
              <w:rPr>
                <w:rFonts w:cs="Arial"/>
                <w:b/>
                <w:szCs w:val="22"/>
                <w:lang w:val="en-GB"/>
              </w:rPr>
            </w:pPr>
            <w:r w:rsidRPr="00E14A82">
              <w:rPr>
                <w:rFonts w:cs="Arial"/>
                <w:b/>
                <w:szCs w:val="22"/>
                <w:lang w:val="en-GB"/>
              </w:rPr>
              <w:t>Power o</w:t>
            </w:r>
            <w:r>
              <w:rPr>
                <w:rFonts w:cs="Arial"/>
                <w:b/>
                <w:szCs w:val="22"/>
                <w:lang w:val="en-GB"/>
              </w:rPr>
              <w:t>n</w:t>
            </w:r>
            <w:r w:rsidRPr="00E14A82">
              <w:rPr>
                <w:rFonts w:cs="Arial"/>
                <w:b/>
                <w:szCs w:val="22"/>
                <w:lang w:val="en-GB"/>
              </w:rPr>
              <w:t xml:space="preserve"> the VM</w:t>
            </w:r>
          </w:p>
          <w:p w14:paraId="0F832889" w14:textId="77777777" w:rsidR="00AA12AD" w:rsidRPr="00E14A82" w:rsidRDefault="00AA12AD" w:rsidP="00C3619B">
            <w:pPr>
              <w:spacing w:before="0" w:after="200" w:line="276" w:lineRule="auto"/>
              <w:contextualSpacing/>
              <w:rPr>
                <w:rFonts w:cs="Arial"/>
                <w:b/>
                <w:szCs w:val="22"/>
                <w:lang w:val="en-GB"/>
              </w:rPr>
            </w:pPr>
          </w:p>
          <w:p w14:paraId="35B6D2AE" w14:textId="77777777" w:rsidR="00AA12AD" w:rsidRPr="00705284" w:rsidRDefault="00AA12AD" w:rsidP="00C3619B">
            <w:pPr>
              <w:spacing w:before="0" w:after="200" w:line="276" w:lineRule="auto"/>
              <w:contextualSpacing/>
              <w:rPr>
                <w:rFonts w:cs="Arial"/>
                <w:szCs w:val="22"/>
                <w:lang w:val="en-GB"/>
              </w:rPr>
            </w:pPr>
            <w:r>
              <w:rPr>
                <w:rFonts w:cs="Arial"/>
                <w:szCs w:val="22"/>
                <w:lang w:val="en-GB"/>
              </w:rPr>
              <w:t xml:space="preserve">Return to </w:t>
            </w:r>
            <w:r w:rsidRPr="00705284">
              <w:rPr>
                <w:rFonts w:cs="Arial"/>
                <w:b/>
                <w:szCs w:val="22"/>
                <w:lang w:val="en-GB"/>
              </w:rPr>
              <w:t>Step 6: Configure the Management appliance</w:t>
            </w:r>
            <w:r>
              <w:rPr>
                <w:rFonts w:cs="Arial"/>
                <w:b/>
                <w:szCs w:val="22"/>
                <w:lang w:val="en-GB"/>
              </w:rPr>
              <w:t xml:space="preserve"> </w:t>
            </w:r>
            <w:r>
              <w:rPr>
                <w:rFonts w:cs="Arial"/>
                <w:szCs w:val="22"/>
                <w:lang w:val="en-GB"/>
              </w:rPr>
              <w:t>and repeat the procedures starting with item 1</w:t>
            </w:r>
          </w:p>
          <w:p w14:paraId="41BD3EEB" w14:textId="77777777" w:rsidR="00AA12AD" w:rsidRPr="001E3096" w:rsidRDefault="00AA12AD" w:rsidP="00C3619B">
            <w:pPr>
              <w:pStyle w:val="InformationBoxBody"/>
              <w:keepNext/>
            </w:pPr>
          </w:p>
        </w:tc>
      </w:tr>
    </w:tbl>
    <w:p w14:paraId="339DCD9A" w14:textId="77777777" w:rsidR="00AA12AD" w:rsidRDefault="00AA12AD" w:rsidP="00AA12AD">
      <w:pPr>
        <w:spacing w:before="0" w:after="200" w:line="276" w:lineRule="auto"/>
        <w:contextualSpacing/>
        <w:rPr>
          <w:rFonts w:cs="Arial"/>
          <w:szCs w:val="22"/>
          <w:lang w:val="en-GB"/>
        </w:rPr>
      </w:pPr>
    </w:p>
    <w:p w14:paraId="39FD0CB9" w14:textId="4D36A4E0" w:rsidR="00B410DE" w:rsidRDefault="00B410DE" w:rsidP="00B410DE">
      <w:pPr>
        <w:pStyle w:val="Heading2"/>
        <w:numPr>
          <w:ilvl w:val="0"/>
          <w:numId w:val="0"/>
        </w:numPr>
        <w:ind w:left="792" w:hanging="792"/>
        <w:rPr>
          <w:lang w:val="en-GB"/>
        </w:rPr>
      </w:pPr>
      <w:r>
        <w:rPr>
          <w:lang w:val="en-GB"/>
        </w:rPr>
        <w:t>Set up SMTP Server</w:t>
      </w:r>
    </w:p>
    <w:p w14:paraId="17BCE938" w14:textId="41D20B0C" w:rsidR="00AA12AD" w:rsidRPr="00427AC1" w:rsidRDefault="00427AC1" w:rsidP="00427AC1">
      <w:pPr>
        <w:pStyle w:val="ListParagraph"/>
        <w:numPr>
          <w:ilvl w:val="0"/>
          <w:numId w:val="56"/>
        </w:numPr>
      </w:pPr>
      <w:r>
        <w:t>Click on the Settings button and then fill in the information in the setup email box at the bottom of the page. The email server is used to send emails, for example, when a new organization account is requested. On your Host OS, it is recommended to use a stubbed out SMTP Server like FakeSMTP.  Example gmail settings are provided in red.</w:t>
      </w:r>
    </w:p>
    <w:p w14:paraId="0760A167" w14:textId="1D2AB70C" w:rsidR="00AA12AD" w:rsidRDefault="00976FC2" w:rsidP="00AA12AD">
      <w:pPr>
        <w:ind w:left="360"/>
        <w:rPr>
          <w:rFonts w:cs="Arial"/>
          <w:szCs w:val="22"/>
          <w:lang w:val="en-GB"/>
        </w:rPr>
      </w:pPr>
      <w:r>
        <w:rPr>
          <w:rFonts w:cs="Arial"/>
          <w:szCs w:val="22"/>
          <w:lang w:val="en-GB"/>
        </w:rPr>
        <w:t>Two examples are included below. You only need one to proceed to the next step. F</w:t>
      </w:r>
      <w:r w:rsidR="00AA12AD" w:rsidRPr="00295268">
        <w:rPr>
          <w:rFonts w:cs="Arial"/>
          <w:szCs w:val="22"/>
          <w:lang w:val="en-GB"/>
        </w:rPr>
        <w:t xml:space="preserve">eel free to use </w:t>
      </w:r>
      <w:r w:rsidR="00AA12AD">
        <w:rPr>
          <w:rFonts w:cs="Arial"/>
          <w:szCs w:val="22"/>
          <w:lang w:val="en-GB"/>
        </w:rPr>
        <w:t>whatever</w:t>
      </w:r>
      <w:r w:rsidR="00AA12AD" w:rsidRPr="00295268">
        <w:rPr>
          <w:rFonts w:cs="Arial"/>
          <w:szCs w:val="22"/>
          <w:lang w:val="en-GB"/>
        </w:rPr>
        <w:t xml:space="preserve"> SMTP server</w:t>
      </w:r>
      <w:r w:rsidR="002A77AD">
        <w:rPr>
          <w:rFonts w:cs="Arial"/>
          <w:szCs w:val="22"/>
          <w:lang w:val="en-GB"/>
        </w:rPr>
        <w:t xml:space="preserve"> </w:t>
      </w:r>
      <w:r w:rsidR="00AA12AD">
        <w:rPr>
          <w:rFonts w:cs="Arial"/>
          <w:szCs w:val="22"/>
          <w:lang w:val="en-GB"/>
        </w:rPr>
        <w:t>you prefer</w:t>
      </w:r>
      <w:r w:rsidR="002A77AD">
        <w:rPr>
          <w:rFonts w:cs="Arial"/>
          <w:szCs w:val="22"/>
          <w:lang w:val="en-GB"/>
        </w:rPr>
        <w:t>.</w:t>
      </w:r>
      <w:r w:rsidR="00AA12AD" w:rsidRPr="00295268">
        <w:rPr>
          <w:rFonts w:cs="Arial"/>
          <w:szCs w:val="22"/>
          <w:lang w:val="en-GB"/>
        </w:rPr>
        <w:t xml:space="preserve"> </w:t>
      </w:r>
    </w:p>
    <w:p w14:paraId="1375F096" w14:textId="65A2BCDA" w:rsidR="002A77AD" w:rsidRDefault="00976FC2" w:rsidP="00B410DE">
      <w:pPr>
        <w:pStyle w:val="Heading3"/>
        <w:numPr>
          <w:ilvl w:val="0"/>
          <w:numId w:val="0"/>
        </w:numPr>
        <w:ind w:left="792" w:hanging="792"/>
        <w:rPr>
          <w:lang w:val="en-GB"/>
        </w:rPr>
      </w:pPr>
      <w:r>
        <w:rPr>
          <w:lang w:val="en-GB"/>
        </w:rPr>
        <w:t xml:space="preserve">Example 1: </w:t>
      </w:r>
      <w:r w:rsidR="0044074A">
        <w:rPr>
          <w:lang w:val="en-GB"/>
        </w:rPr>
        <w:t>Use</w:t>
      </w:r>
      <w:r w:rsidR="002A77AD" w:rsidRPr="002A77AD">
        <w:rPr>
          <w:lang w:val="en-GB"/>
        </w:rPr>
        <w:t xml:space="preserve"> </w:t>
      </w:r>
      <w:r w:rsidR="00427AC1">
        <w:rPr>
          <w:lang w:val="en-GB"/>
        </w:rPr>
        <w:t>GMAIL</w:t>
      </w:r>
      <w:r w:rsidR="002A77AD" w:rsidRPr="002A77AD">
        <w:rPr>
          <w:lang w:val="en-GB"/>
        </w:rPr>
        <w:t xml:space="preserve"> SMTP</w:t>
      </w:r>
    </w:p>
    <w:p w14:paraId="2D3EC399" w14:textId="77777777" w:rsidR="009A7913" w:rsidRPr="00DB0A8C" w:rsidRDefault="009A7913" w:rsidP="009A7913">
      <w:pPr>
        <w:pStyle w:val="ListParagraph"/>
        <w:numPr>
          <w:ilvl w:val="1"/>
          <w:numId w:val="56"/>
        </w:numPr>
      </w:pPr>
      <w:r>
        <w:t xml:space="preserve">HOST NAME: &lt;YourEmailHostName&gt; </w:t>
      </w:r>
      <w:r w:rsidRPr="009C4897">
        <w:rPr>
          <w:color w:val="FF0000"/>
        </w:rPr>
        <w:t>(smtp.gmail.com)</w:t>
      </w:r>
    </w:p>
    <w:p w14:paraId="5BE291D5" w14:textId="77777777" w:rsidR="009A7913" w:rsidRPr="00DB0A8C" w:rsidRDefault="009A7913" w:rsidP="009A7913">
      <w:pPr>
        <w:pStyle w:val="ListParagraph"/>
        <w:numPr>
          <w:ilvl w:val="1"/>
          <w:numId w:val="56"/>
        </w:numPr>
      </w:pPr>
      <w:r>
        <w:t xml:space="preserve">PORT: &lt;YourEmailHostPortNumber&gt; </w:t>
      </w:r>
      <w:r w:rsidRPr="009C4897">
        <w:rPr>
          <w:color w:val="FF0000"/>
        </w:rPr>
        <w:t>(465)</w:t>
      </w:r>
    </w:p>
    <w:p w14:paraId="1E017CA3" w14:textId="77777777" w:rsidR="009A7913" w:rsidRPr="00DB0A8C" w:rsidRDefault="009A7913" w:rsidP="009A7913">
      <w:pPr>
        <w:pStyle w:val="ListParagraph"/>
        <w:numPr>
          <w:ilvl w:val="1"/>
          <w:numId w:val="56"/>
        </w:numPr>
      </w:pPr>
      <w:r>
        <w:t xml:space="preserve">USERNAME: Optional. If your email server requires you to authenticate, in the USERNAME field, enter the administrative user name for the SMTP server. </w:t>
      </w:r>
      <w:r w:rsidRPr="003C36B7">
        <w:rPr>
          <w:color w:val="FF0000"/>
        </w:rPr>
        <w:t>(your gmail email address)</w:t>
      </w:r>
    </w:p>
    <w:p w14:paraId="3A172E0A" w14:textId="77777777" w:rsidR="009A7913" w:rsidRPr="00DB0A8C" w:rsidRDefault="009A7913" w:rsidP="009A7913">
      <w:pPr>
        <w:pStyle w:val="ListParagraph"/>
        <w:numPr>
          <w:ilvl w:val="1"/>
          <w:numId w:val="56"/>
        </w:numPr>
      </w:pPr>
      <w:r>
        <w:t xml:space="preserve">PASSWORD: Optional. If your email server requires you to authenticate, in the PASSWORD field, enter the administrative password for the SMTP server. </w:t>
      </w:r>
      <w:r w:rsidRPr="003C36B7">
        <w:rPr>
          <w:color w:val="FF0000"/>
        </w:rPr>
        <w:t>(your gmail password)</w:t>
      </w:r>
    </w:p>
    <w:p w14:paraId="264E11A6" w14:textId="77777777" w:rsidR="009A7913" w:rsidRPr="00DB0A8C" w:rsidRDefault="009A7913" w:rsidP="009A7913">
      <w:pPr>
        <w:pStyle w:val="ListParagraph"/>
        <w:numPr>
          <w:ilvl w:val="1"/>
          <w:numId w:val="56"/>
        </w:numPr>
      </w:pPr>
      <w:r>
        <w:t xml:space="preserve">SENDER ADDRESS: &lt;EmailAddressForSendingEmails&gt; </w:t>
      </w:r>
      <w:r w:rsidRPr="003C36B7">
        <w:rPr>
          <w:color w:val="FF0000"/>
        </w:rPr>
        <w:t>(your gmail address)</w:t>
      </w:r>
    </w:p>
    <w:p w14:paraId="1C07C2E2" w14:textId="77777777" w:rsidR="009A7913" w:rsidRDefault="009A7913" w:rsidP="009A7913">
      <w:pPr>
        <w:pStyle w:val="ListParagraph"/>
        <w:numPr>
          <w:ilvl w:val="1"/>
          <w:numId w:val="56"/>
        </w:numPr>
      </w:pPr>
      <w:r>
        <w:t>SENDER DESCRIPTIVE NAME: &lt;DescriptionOfEmailSender&gt; (</w:t>
      </w:r>
      <w:r w:rsidRPr="004F6686">
        <w:rPr>
          <w:color w:val="FF0000"/>
        </w:rPr>
        <w:t>e.g. My Sandbox Support</w:t>
      </w:r>
      <w:r>
        <w:t>)</w:t>
      </w:r>
    </w:p>
    <w:p w14:paraId="70CC06B4" w14:textId="77777777" w:rsidR="009A7913" w:rsidRDefault="009A7913" w:rsidP="009A7913">
      <w:pPr>
        <w:pStyle w:val="ListParagraph"/>
        <w:numPr>
          <w:ilvl w:val="1"/>
          <w:numId w:val="56"/>
        </w:numPr>
      </w:pPr>
      <w:r>
        <w:t>Click Save</w:t>
      </w:r>
    </w:p>
    <w:p w14:paraId="5FE9D5F8" w14:textId="1A6B19F1" w:rsidR="00AE2D11" w:rsidRDefault="00AE2D11" w:rsidP="00AE2D11">
      <w:pPr>
        <w:pStyle w:val="ListParagraph"/>
        <w:ind w:left="792"/>
      </w:pPr>
      <w:r>
        <w:rPr>
          <w:noProof/>
          <w:lang w:val="en-US"/>
        </w:rPr>
        <w:drawing>
          <wp:inline distT="0" distB="0" distL="0" distR="0" wp14:anchorId="19CEEF3F" wp14:editId="32BCFC4F">
            <wp:extent cx="3103318" cy="317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00176" cy="317179"/>
                    </a:xfrm>
                    <a:prstGeom prst="rect">
                      <a:avLst/>
                    </a:prstGeom>
                  </pic:spPr>
                </pic:pic>
              </a:graphicData>
            </a:graphic>
          </wp:inline>
        </w:drawing>
      </w:r>
    </w:p>
    <w:p w14:paraId="33BEF1DD" w14:textId="4060E2CE" w:rsidR="00AE2D11" w:rsidRPr="00AE2D11" w:rsidRDefault="00AE2D11" w:rsidP="00AE2D11">
      <w:pPr>
        <w:pStyle w:val="ListParagraph"/>
        <w:numPr>
          <w:ilvl w:val="1"/>
          <w:numId w:val="56"/>
        </w:numPr>
        <w:rPr>
          <w:rFonts w:cs="Arial"/>
        </w:rPr>
      </w:pPr>
      <w:r w:rsidRPr="00AE2D11">
        <w:rPr>
          <w:rFonts w:cs="Arial"/>
        </w:rPr>
        <w:t>You should receive a confirmation notice like the one below if your configuration is correct.</w:t>
      </w:r>
    </w:p>
    <w:p w14:paraId="19BA86C5" w14:textId="0E219CA7" w:rsidR="00AA12AD" w:rsidRPr="006C2CAC" w:rsidRDefault="00AA12AD" w:rsidP="006C2CAC">
      <w:pPr>
        <w:pStyle w:val="ListParagraph"/>
        <w:numPr>
          <w:ilvl w:val="1"/>
          <w:numId w:val="56"/>
        </w:numPr>
        <w:rPr>
          <w:rFonts w:cs="Arial"/>
        </w:rPr>
      </w:pPr>
      <w:r w:rsidRPr="006C2CAC">
        <w:rPr>
          <w:rFonts w:cs="Arial"/>
        </w:rPr>
        <w:t xml:space="preserve">Click </w:t>
      </w:r>
      <w:r w:rsidRPr="006C2CAC">
        <w:rPr>
          <w:rFonts w:cs="Arial"/>
          <w:b/>
        </w:rPr>
        <w:t>Test configuration</w:t>
      </w:r>
      <w:r w:rsidRPr="006C2CAC">
        <w:rPr>
          <w:rFonts w:cs="Arial"/>
        </w:rPr>
        <w:t xml:space="preserve">, fill out the form with a valid email address and click the </w:t>
      </w:r>
      <w:r w:rsidRPr="006C2CAC">
        <w:rPr>
          <w:rFonts w:cs="Arial"/>
          <w:b/>
        </w:rPr>
        <w:t xml:space="preserve">Send </w:t>
      </w:r>
      <w:r w:rsidRPr="006C2CAC">
        <w:rPr>
          <w:rFonts w:cs="Arial"/>
        </w:rPr>
        <w:t>button.</w:t>
      </w:r>
    </w:p>
    <w:p w14:paraId="23D0F14F" w14:textId="13B6873B" w:rsidR="00AA12AD" w:rsidRDefault="00AE2D11" w:rsidP="00AA12AD">
      <w:pPr>
        <w:spacing w:before="0" w:after="200" w:line="276" w:lineRule="auto"/>
        <w:ind w:left="360"/>
        <w:rPr>
          <w:rFonts w:cs="Arial"/>
          <w:szCs w:val="22"/>
          <w:lang w:val="en-GB"/>
        </w:rPr>
      </w:pPr>
      <w:r>
        <w:rPr>
          <w:noProof/>
        </w:rPr>
        <w:lastRenderedPageBreak/>
        <w:drawing>
          <wp:inline distT="0" distB="0" distL="0" distR="0" wp14:anchorId="68DD0376" wp14:editId="18EF69D6">
            <wp:extent cx="3381432"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5490" cy="2045610"/>
                    </a:xfrm>
                    <a:prstGeom prst="rect">
                      <a:avLst/>
                    </a:prstGeom>
                  </pic:spPr>
                </pic:pic>
              </a:graphicData>
            </a:graphic>
          </wp:inline>
        </w:drawing>
      </w:r>
    </w:p>
    <w:p w14:paraId="21C630F4" w14:textId="77777777" w:rsidR="00AA12AD" w:rsidRDefault="00AA12AD" w:rsidP="00AA12AD">
      <w:pPr>
        <w:spacing w:before="0" w:after="200" w:line="276" w:lineRule="auto"/>
        <w:ind w:left="360"/>
        <w:contextualSpacing/>
        <w:rPr>
          <w:rFonts w:cs="Arial"/>
          <w:szCs w:val="22"/>
          <w:lang w:val="en-GB"/>
        </w:rPr>
      </w:pPr>
      <w:r>
        <w:rPr>
          <w:rFonts w:cs="Arial"/>
          <w:szCs w:val="22"/>
          <w:lang w:val="en-GB"/>
        </w:rPr>
        <w:t>You should receive a confirmation notice and an email like the ones below if your configuration is correct.</w:t>
      </w:r>
    </w:p>
    <w:p w14:paraId="4B50BE88" w14:textId="77777777" w:rsidR="00AA12AD" w:rsidRDefault="00AA12AD" w:rsidP="00AA12AD">
      <w:pPr>
        <w:spacing w:before="0" w:after="200" w:line="276" w:lineRule="auto"/>
        <w:ind w:left="360"/>
        <w:contextualSpacing/>
        <w:rPr>
          <w:rFonts w:cs="Arial"/>
          <w:szCs w:val="22"/>
          <w:lang w:val="en-GB"/>
        </w:rPr>
      </w:pPr>
      <w:r>
        <w:rPr>
          <w:noProof/>
        </w:rPr>
        <w:drawing>
          <wp:inline distT="0" distB="0" distL="0" distR="0" wp14:anchorId="247F3EBA" wp14:editId="40961BD2">
            <wp:extent cx="3238500" cy="656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31623" cy="654913"/>
                    </a:xfrm>
                    <a:prstGeom prst="rect">
                      <a:avLst/>
                    </a:prstGeom>
                  </pic:spPr>
                </pic:pic>
              </a:graphicData>
            </a:graphic>
          </wp:inline>
        </w:drawing>
      </w:r>
    </w:p>
    <w:p w14:paraId="73AA4297" w14:textId="77777777" w:rsidR="00AA12AD" w:rsidRDefault="00AA12AD" w:rsidP="00AA12AD">
      <w:pPr>
        <w:spacing w:before="0" w:after="200" w:line="276" w:lineRule="auto"/>
        <w:ind w:left="360"/>
        <w:contextualSpacing/>
        <w:rPr>
          <w:rFonts w:cs="Arial"/>
          <w:szCs w:val="22"/>
          <w:lang w:val="en-GB"/>
        </w:rPr>
      </w:pPr>
    </w:p>
    <w:p w14:paraId="65C99D3B" w14:textId="77777777" w:rsidR="00AA12AD" w:rsidRDefault="00AA12AD" w:rsidP="00AA12AD">
      <w:pPr>
        <w:spacing w:before="0" w:after="200" w:line="276" w:lineRule="auto"/>
        <w:ind w:left="360"/>
        <w:contextualSpacing/>
        <w:rPr>
          <w:rFonts w:cs="Arial"/>
          <w:szCs w:val="22"/>
          <w:lang w:val="en-GB"/>
        </w:rPr>
      </w:pPr>
      <w:r>
        <w:rPr>
          <w:noProof/>
        </w:rPr>
        <w:drawing>
          <wp:inline distT="0" distB="0" distL="0" distR="0" wp14:anchorId="59B60E3F" wp14:editId="384D6140">
            <wp:extent cx="4854361" cy="118882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54361" cy="1188823"/>
                    </a:xfrm>
                    <a:prstGeom prst="rect">
                      <a:avLst/>
                    </a:prstGeom>
                  </pic:spPr>
                </pic:pic>
              </a:graphicData>
            </a:graphic>
          </wp:inline>
        </w:drawing>
      </w:r>
    </w:p>
    <w:p w14:paraId="56EF7303" w14:textId="77777777" w:rsidR="00976FC2" w:rsidRDefault="00976FC2" w:rsidP="00976FC2">
      <w:pPr>
        <w:rPr>
          <w:rFonts w:cs="Arial"/>
        </w:rPr>
      </w:pPr>
      <w:r>
        <w:rPr>
          <w:rFonts w:cs="Arial"/>
        </w:rPr>
        <w:t>This confirms that it is working and ready when for the next step.</w:t>
      </w:r>
    </w:p>
    <w:p w14:paraId="02A1BC60" w14:textId="77777777" w:rsidR="00AA12AD" w:rsidRDefault="00AA12AD" w:rsidP="00AA12AD">
      <w:pPr>
        <w:spacing w:before="0" w:after="200" w:line="276" w:lineRule="auto"/>
        <w:ind w:left="360"/>
        <w:contextualSpacing/>
        <w:rPr>
          <w:rFonts w:cs="Arial"/>
          <w:szCs w:val="22"/>
          <w:lang w:val="en-GB"/>
        </w:rPr>
      </w:pPr>
    </w:p>
    <w:p w14:paraId="15DC1546" w14:textId="7B6449B4" w:rsidR="002A77AD" w:rsidRDefault="00976FC2" w:rsidP="00B410DE">
      <w:pPr>
        <w:pStyle w:val="Heading3"/>
        <w:numPr>
          <w:ilvl w:val="0"/>
          <w:numId w:val="0"/>
        </w:numPr>
        <w:ind w:left="792" w:hanging="792"/>
      </w:pPr>
      <w:r>
        <w:t xml:space="preserve">Example 2: Use FakeSMTP </w:t>
      </w:r>
    </w:p>
    <w:p w14:paraId="790846A8" w14:textId="4D8B93E4" w:rsidR="00976FC2" w:rsidRPr="00976FC2" w:rsidRDefault="009368E9" w:rsidP="00976FC2">
      <w:hyperlink r:id="rId55" w:history="1">
        <w:r w:rsidR="00976FC2" w:rsidRPr="00295268">
          <w:rPr>
            <w:rFonts w:cs="Arial"/>
            <w:color w:val="0000FF"/>
            <w:szCs w:val="22"/>
            <w:u w:val="single"/>
            <w:lang w:val="en-GB"/>
          </w:rPr>
          <w:t>http://nilhcem.github.io/FakeSMTP/</w:t>
        </w:r>
      </w:hyperlink>
      <w:r w:rsidR="00976FC2" w:rsidRPr="00295268">
        <w:rPr>
          <w:rFonts w:cs="Arial"/>
          <w:szCs w:val="22"/>
          <w:lang w:val="en-GB"/>
        </w:rPr>
        <w:t xml:space="preserve">.  </w:t>
      </w:r>
    </w:p>
    <w:p w14:paraId="3D048F86" w14:textId="7E6B94A7" w:rsidR="0044074A" w:rsidRPr="00976FC2" w:rsidRDefault="0044074A" w:rsidP="00774CC5">
      <w:pPr>
        <w:pStyle w:val="ListParagraph"/>
        <w:numPr>
          <w:ilvl w:val="0"/>
          <w:numId w:val="44"/>
        </w:numPr>
        <w:rPr>
          <w:rFonts w:ascii="Arial" w:hAnsi="Arial" w:cs="Arial"/>
        </w:rPr>
      </w:pPr>
      <w:r w:rsidRPr="00976FC2">
        <w:rPr>
          <w:rFonts w:ascii="Arial" w:hAnsi="Arial" w:cs="Arial"/>
        </w:rPr>
        <w:t>Open a command window in the Ubuntu VM.</w:t>
      </w:r>
    </w:p>
    <w:p w14:paraId="4A017410" w14:textId="456DF19D" w:rsidR="002A77AD" w:rsidRPr="00C30F8A" w:rsidRDefault="0044074A" w:rsidP="00C30F8A">
      <w:pPr>
        <w:rPr>
          <w:rFonts w:cs="Arial"/>
        </w:rPr>
      </w:pPr>
      <w:r>
        <w:rPr>
          <w:rFonts w:cs="Arial"/>
          <w:noProof/>
        </w:rPr>
        <w:lastRenderedPageBreak/>
        <w:drawing>
          <wp:inline distT="0" distB="0" distL="0" distR="0" wp14:anchorId="332C68C2" wp14:editId="149C2033">
            <wp:extent cx="6492240" cy="3618397"/>
            <wp:effectExtent l="0" t="0" r="10160" b="0"/>
            <wp:docPr id="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2240" cy="3618397"/>
                    </a:xfrm>
                    <a:prstGeom prst="rect">
                      <a:avLst/>
                    </a:prstGeom>
                    <a:noFill/>
                    <a:ln>
                      <a:noFill/>
                    </a:ln>
                  </pic:spPr>
                </pic:pic>
              </a:graphicData>
            </a:graphic>
          </wp:inline>
        </w:drawing>
      </w:r>
    </w:p>
    <w:p w14:paraId="3915C783" w14:textId="289E1400" w:rsidR="002A77AD" w:rsidRPr="00C30F8A" w:rsidRDefault="00AE097E" w:rsidP="00774CC5">
      <w:pPr>
        <w:pStyle w:val="ListParagraph"/>
        <w:numPr>
          <w:ilvl w:val="0"/>
          <w:numId w:val="45"/>
        </w:numPr>
        <w:rPr>
          <w:rFonts w:ascii="Arial" w:hAnsi="Arial" w:cs="Arial"/>
        </w:rPr>
      </w:pPr>
      <w:r>
        <w:rPr>
          <w:rFonts w:ascii="Arial" w:hAnsi="Arial" w:cs="Arial"/>
        </w:rPr>
        <w:t>Key in</w:t>
      </w:r>
      <w:r w:rsidR="00C30F8A" w:rsidRPr="00C30F8A">
        <w:rPr>
          <w:rFonts w:ascii="Courier New" w:hAnsi="Courier New" w:cs="Courier New"/>
        </w:rPr>
        <w:t> java -jar fakeSMTP-1.13.jar</w:t>
      </w:r>
    </w:p>
    <w:p w14:paraId="4665269A" w14:textId="1799F8C7" w:rsidR="00C30F8A" w:rsidRPr="00C30F8A" w:rsidRDefault="00F515A6" w:rsidP="00C30F8A">
      <w:pPr>
        <w:rPr>
          <w:rFonts w:cs="Arial"/>
        </w:rPr>
      </w:pPr>
      <w:r>
        <w:rPr>
          <w:noProof/>
        </w:rPr>
        <w:drawing>
          <wp:inline distT="0" distB="0" distL="0" distR="0" wp14:anchorId="08E9BAC5" wp14:editId="09AECE31">
            <wp:extent cx="4877223" cy="3383573"/>
            <wp:effectExtent l="0" t="0" r="0" b="762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223" cy="3383573"/>
                    </a:xfrm>
                    <a:prstGeom prst="rect">
                      <a:avLst/>
                    </a:prstGeom>
                  </pic:spPr>
                </pic:pic>
              </a:graphicData>
            </a:graphic>
          </wp:inline>
        </w:drawing>
      </w:r>
    </w:p>
    <w:p w14:paraId="1726CBCD" w14:textId="589F935D" w:rsidR="00C30F8A" w:rsidRPr="00C30F8A" w:rsidRDefault="00C30F8A" w:rsidP="00774CC5">
      <w:pPr>
        <w:pStyle w:val="ListParagraph"/>
        <w:numPr>
          <w:ilvl w:val="0"/>
          <w:numId w:val="45"/>
        </w:numPr>
        <w:rPr>
          <w:rFonts w:ascii="Arial" w:hAnsi="Arial" w:cs="Arial"/>
        </w:rPr>
      </w:pPr>
      <w:r>
        <w:rPr>
          <w:rFonts w:ascii="Arial" w:hAnsi="Arial" w:cs="Arial"/>
        </w:rPr>
        <w:t xml:space="preserve">Click the </w:t>
      </w:r>
      <w:r w:rsidRPr="00C30F8A">
        <w:rPr>
          <w:rFonts w:ascii="Arial" w:hAnsi="Arial" w:cs="Arial"/>
          <w:b/>
        </w:rPr>
        <w:t>Start server button</w:t>
      </w:r>
      <w:r w:rsidR="004042C9">
        <w:rPr>
          <w:rFonts w:ascii="Arial" w:hAnsi="Arial" w:cs="Arial"/>
          <w:b/>
        </w:rPr>
        <w:t xml:space="preserve">. </w:t>
      </w:r>
    </w:p>
    <w:p w14:paraId="4D56714B" w14:textId="29148A0C" w:rsidR="00C30F8A" w:rsidRDefault="00C30F8A" w:rsidP="00774CC5">
      <w:pPr>
        <w:pStyle w:val="ListParagraph"/>
        <w:numPr>
          <w:ilvl w:val="0"/>
          <w:numId w:val="45"/>
        </w:numPr>
        <w:rPr>
          <w:rFonts w:ascii="Arial" w:hAnsi="Arial" w:cs="Arial"/>
        </w:rPr>
      </w:pPr>
      <w:r w:rsidRPr="00C30F8A">
        <w:rPr>
          <w:rFonts w:ascii="Arial" w:hAnsi="Arial" w:cs="Arial"/>
        </w:rPr>
        <w:t>Return</w:t>
      </w:r>
      <w:r>
        <w:rPr>
          <w:rFonts w:ascii="Arial" w:hAnsi="Arial" w:cs="Arial"/>
        </w:rPr>
        <w:t xml:space="preserve"> to the Cloud Management Console </w:t>
      </w:r>
      <w:r w:rsidR="004042C9">
        <w:rPr>
          <w:rFonts w:ascii="Arial" w:hAnsi="Arial" w:cs="Arial"/>
        </w:rPr>
        <w:t>Email section and enter in the values as depicted below:</w:t>
      </w:r>
    </w:p>
    <w:p w14:paraId="215BD470" w14:textId="4D6842F7" w:rsidR="00C30F8A" w:rsidRDefault="00F515A6" w:rsidP="00C30F8A">
      <w:pPr>
        <w:rPr>
          <w:rFonts w:cs="Arial"/>
        </w:rPr>
      </w:pPr>
      <w:r>
        <w:rPr>
          <w:noProof/>
        </w:rPr>
        <w:lastRenderedPageBreak/>
        <w:drawing>
          <wp:inline distT="0" distB="0" distL="0" distR="0" wp14:anchorId="33DDD7F2" wp14:editId="46913FBD">
            <wp:extent cx="6492240" cy="2477770"/>
            <wp:effectExtent l="0" t="0" r="381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92240" cy="2477770"/>
                    </a:xfrm>
                    <a:prstGeom prst="rect">
                      <a:avLst/>
                    </a:prstGeom>
                  </pic:spPr>
                </pic:pic>
              </a:graphicData>
            </a:graphic>
          </wp:inline>
        </w:drawing>
      </w:r>
    </w:p>
    <w:p w14:paraId="2B4E5D80" w14:textId="3B08830A" w:rsidR="004042C9" w:rsidRPr="00C30F8A" w:rsidRDefault="004042C9" w:rsidP="00774CC5">
      <w:pPr>
        <w:pStyle w:val="ListParagraph"/>
        <w:numPr>
          <w:ilvl w:val="0"/>
          <w:numId w:val="45"/>
        </w:numPr>
        <w:rPr>
          <w:rFonts w:ascii="Arial" w:hAnsi="Arial" w:cs="Arial"/>
        </w:rPr>
      </w:pPr>
      <w:r>
        <w:rPr>
          <w:rFonts w:ascii="Arial" w:hAnsi="Arial" w:cs="Arial"/>
        </w:rPr>
        <w:t xml:space="preserve">After clicking </w:t>
      </w:r>
      <w:r w:rsidRPr="004042C9">
        <w:rPr>
          <w:rFonts w:ascii="Arial" w:hAnsi="Arial" w:cs="Arial"/>
          <w:b/>
        </w:rPr>
        <w:t>Test configuration</w:t>
      </w:r>
      <w:r>
        <w:rPr>
          <w:rFonts w:ascii="Arial" w:hAnsi="Arial" w:cs="Arial"/>
        </w:rPr>
        <w:t xml:space="preserve"> you will see the following window. Fill it out and click </w:t>
      </w:r>
      <w:r w:rsidRPr="004042C9">
        <w:rPr>
          <w:rFonts w:ascii="Arial" w:hAnsi="Arial" w:cs="Arial"/>
          <w:b/>
        </w:rPr>
        <w:t>Send</w:t>
      </w:r>
      <w:r>
        <w:rPr>
          <w:rFonts w:ascii="Arial" w:hAnsi="Arial" w:cs="Arial"/>
        </w:rPr>
        <w:t xml:space="preserve"> </w:t>
      </w:r>
    </w:p>
    <w:p w14:paraId="1D00306C" w14:textId="4A16393A" w:rsidR="004042C9" w:rsidRDefault="00F27A7E" w:rsidP="00C30F8A">
      <w:pPr>
        <w:rPr>
          <w:rFonts w:cs="Arial"/>
        </w:rPr>
      </w:pPr>
      <w:r>
        <w:rPr>
          <w:noProof/>
        </w:rPr>
        <w:drawing>
          <wp:inline distT="0" distB="0" distL="0" distR="0" wp14:anchorId="519E4946" wp14:editId="30FDCB2B">
            <wp:extent cx="3512634" cy="2156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7272" cy="2171586"/>
                    </a:xfrm>
                    <a:prstGeom prst="rect">
                      <a:avLst/>
                    </a:prstGeom>
                  </pic:spPr>
                </pic:pic>
              </a:graphicData>
            </a:graphic>
          </wp:inline>
        </w:drawing>
      </w:r>
    </w:p>
    <w:p w14:paraId="53403B91" w14:textId="51FE9EF6" w:rsidR="00976FC2" w:rsidRDefault="00976FC2" w:rsidP="00774CC5">
      <w:pPr>
        <w:pStyle w:val="ListParagraph"/>
        <w:numPr>
          <w:ilvl w:val="0"/>
          <w:numId w:val="45"/>
        </w:numPr>
        <w:rPr>
          <w:rFonts w:ascii="Arial" w:hAnsi="Arial" w:cs="Arial"/>
        </w:rPr>
      </w:pPr>
      <w:r>
        <w:rPr>
          <w:rFonts w:ascii="Arial" w:hAnsi="Arial" w:cs="Arial"/>
        </w:rPr>
        <w:t>Return to the Fake SMTP Server and click the Last message tab and you should see the test message.</w:t>
      </w:r>
    </w:p>
    <w:p w14:paraId="3610673C" w14:textId="3F047238" w:rsidR="00C30F8A" w:rsidRDefault="0051329E" w:rsidP="00C30F8A">
      <w:pPr>
        <w:rPr>
          <w:rFonts w:cs="Arial"/>
        </w:rPr>
      </w:pPr>
      <w:r>
        <w:rPr>
          <w:noProof/>
        </w:rPr>
        <w:lastRenderedPageBreak/>
        <w:drawing>
          <wp:inline distT="0" distB="0" distL="0" distR="0" wp14:anchorId="289EA51D" wp14:editId="0256A8E4">
            <wp:extent cx="4207715" cy="2880360"/>
            <wp:effectExtent l="0" t="0" r="254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5836" cy="2885919"/>
                    </a:xfrm>
                    <a:prstGeom prst="rect">
                      <a:avLst/>
                    </a:prstGeom>
                  </pic:spPr>
                </pic:pic>
              </a:graphicData>
            </a:graphic>
          </wp:inline>
        </w:drawing>
      </w:r>
    </w:p>
    <w:p w14:paraId="2E55263D" w14:textId="33761CF7" w:rsidR="00C30F8A" w:rsidRDefault="00976FC2" w:rsidP="00C30F8A">
      <w:pPr>
        <w:rPr>
          <w:rFonts w:cs="Arial"/>
        </w:rPr>
      </w:pPr>
      <w:r>
        <w:rPr>
          <w:rFonts w:cs="Arial"/>
        </w:rPr>
        <w:t>This confirms that it is working and ready when for the next step.</w:t>
      </w:r>
    </w:p>
    <w:p w14:paraId="13A8C9E7" w14:textId="1C8E9741" w:rsidR="00C30F8A" w:rsidRPr="00C30F8A" w:rsidRDefault="00B410DE" w:rsidP="00B410DE">
      <w:pPr>
        <w:pStyle w:val="Heading2"/>
        <w:numPr>
          <w:ilvl w:val="0"/>
          <w:numId w:val="0"/>
        </w:numPr>
        <w:ind w:left="792" w:hanging="792"/>
      </w:pPr>
      <w:r>
        <w:t xml:space="preserve">Define </w:t>
      </w:r>
      <w:r w:rsidR="00454947">
        <w:t xml:space="preserve">Gateway Service </w:t>
      </w:r>
    </w:p>
    <w:p w14:paraId="138E621C" w14:textId="6E434E26" w:rsidR="0044074A" w:rsidRPr="00454947" w:rsidRDefault="0044074A" w:rsidP="00454947">
      <w:pPr>
        <w:pStyle w:val="ListParagraph"/>
        <w:numPr>
          <w:ilvl w:val="0"/>
          <w:numId w:val="58"/>
        </w:numPr>
        <w:rPr>
          <w:rFonts w:cs="Arial"/>
        </w:rPr>
      </w:pPr>
      <w:r w:rsidRPr="00454947">
        <w:rPr>
          <w:rFonts w:cs="Arial"/>
        </w:rPr>
        <w:t>Define the clusters.</w:t>
      </w:r>
    </w:p>
    <w:p w14:paraId="31DF723B" w14:textId="11AF33D6" w:rsidR="0031201F" w:rsidRPr="0031201F" w:rsidRDefault="0031201F" w:rsidP="0031201F">
      <w:pPr>
        <w:pStyle w:val="ListParagraph"/>
        <w:numPr>
          <w:ilvl w:val="0"/>
          <w:numId w:val="57"/>
        </w:numPr>
        <w:rPr>
          <w:rFonts w:cs="Arial"/>
        </w:rPr>
      </w:pPr>
      <w:r w:rsidRPr="0031201F">
        <w:rPr>
          <w:rFonts w:cs="Arial"/>
        </w:rPr>
        <w:t xml:space="preserve">From the menu click on the </w:t>
      </w:r>
      <w:r>
        <w:rPr>
          <w:noProof/>
          <w:lang w:val="en-US"/>
        </w:rPr>
        <w:drawing>
          <wp:inline distT="0" distB="0" distL="0" distR="0" wp14:anchorId="0FC823C5" wp14:editId="0C10E57B">
            <wp:extent cx="693420" cy="1981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5008" cy="204288"/>
                    </a:xfrm>
                    <a:prstGeom prst="rect">
                      <a:avLst/>
                    </a:prstGeom>
                  </pic:spPr>
                </pic:pic>
              </a:graphicData>
            </a:graphic>
          </wp:inline>
        </w:drawing>
      </w:r>
      <w:r w:rsidRPr="0031201F">
        <w:rPr>
          <w:rFonts w:cs="Arial"/>
          <w:b/>
        </w:rPr>
        <w:t xml:space="preserve"> </w:t>
      </w:r>
      <w:r w:rsidRPr="0031201F">
        <w:rPr>
          <w:rFonts w:cs="Arial"/>
        </w:rPr>
        <w:t>icon</w:t>
      </w:r>
    </w:p>
    <w:p w14:paraId="642E1B32" w14:textId="77777777" w:rsidR="0031201F" w:rsidRDefault="0031201F" w:rsidP="0031201F">
      <w:pPr>
        <w:pStyle w:val="ListParagraph"/>
        <w:numPr>
          <w:ilvl w:val="0"/>
          <w:numId w:val="57"/>
        </w:numPr>
      </w:pPr>
      <w:r w:rsidRPr="0031201F">
        <w:rPr>
          <w:rFonts w:cs="Arial"/>
        </w:rPr>
        <w:t xml:space="preserve">b. </w:t>
      </w:r>
      <w:r>
        <w:t>Modify your gateway cluster settings by click on the cogwheel on the lower right hand part of the screen</w:t>
      </w:r>
    </w:p>
    <w:p w14:paraId="57D63E3B" w14:textId="77777777" w:rsidR="0031201F" w:rsidRDefault="0031201F" w:rsidP="0031201F">
      <w:pPr>
        <w:pStyle w:val="ListParagraph"/>
      </w:pPr>
      <w:r>
        <w:rPr>
          <w:noProof/>
          <w:lang w:val="en-US"/>
        </w:rPr>
        <w:drawing>
          <wp:inline distT="0" distB="0" distL="0" distR="0" wp14:anchorId="7F4059E6" wp14:editId="62C5D1ED">
            <wp:extent cx="5722620" cy="227076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1119927A" w14:textId="2C68FABD" w:rsidR="00AA12AD" w:rsidRPr="0031201F" w:rsidRDefault="0031201F" w:rsidP="0031201F">
      <w:pPr>
        <w:pStyle w:val="ListParagraph"/>
        <w:numPr>
          <w:ilvl w:val="0"/>
          <w:numId w:val="57"/>
        </w:numPr>
        <w:rPr>
          <w:rFonts w:cs="Arial"/>
        </w:rPr>
      </w:pPr>
      <w:r w:rsidRPr="0031201F">
        <w:rPr>
          <w:rFonts w:cs="Arial"/>
        </w:rPr>
        <w:t>Enter the DataPower eth0 IP address or hostname in the Address box. (</w:t>
      </w:r>
      <w:r w:rsidR="001916C2" w:rsidRPr="001916C2">
        <w:rPr>
          <w:rFonts w:cs="Arial"/>
          <w:color w:val="FF0000"/>
        </w:rPr>
        <w:t>api.think.ibm</w:t>
      </w:r>
      <w:r w:rsidR="001916C2">
        <w:rPr>
          <w:rFonts w:cs="Arial"/>
        </w:rPr>
        <w:t>).</w:t>
      </w:r>
    </w:p>
    <w:p w14:paraId="43583E52" w14:textId="77777777" w:rsidR="0031201F" w:rsidRDefault="0031201F" w:rsidP="0031201F">
      <w:pPr>
        <w:rPr>
          <w:rFonts w:cs="Arial"/>
        </w:rPr>
      </w:pPr>
    </w:p>
    <w:p w14:paraId="32DC25DA" w14:textId="77777777" w:rsidR="0031201F" w:rsidRDefault="0031201F" w:rsidP="0031201F">
      <w:pPr>
        <w:rPr>
          <w:rFonts w:cs="Arial"/>
        </w:rPr>
      </w:pPr>
    </w:p>
    <w:p w14:paraId="42A4E8C6" w14:textId="77777777" w:rsidR="0031201F" w:rsidRDefault="0031201F" w:rsidP="0031201F">
      <w:pPr>
        <w:rPr>
          <w:rFonts w:cs="Arial"/>
        </w:rPr>
      </w:pPr>
    </w:p>
    <w:p w14:paraId="4B82BFD5" w14:textId="77777777" w:rsidR="0031201F" w:rsidRPr="0031201F" w:rsidRDefault="0031201F" w:rsidP="0031201F">
      <w:pPr>
        <w:rPr>
          <w:rFonts w:cs="Arial"/>
        </w:rPr>
      </w:pPr>
    </w:p>
    <w:p w14:paraId="4E1E4BA8" w14:textId="2BBA0F6E" w:rsidR="00AA12AD" w:rsidRPr="00243A42" w:rsidRDefault="00AA12AD" w:rsidP="00F611C6">
      <w:pPr>
        <w:spacing w:before="0" w:after="200" w:line="276" w:lineRule="auto"/>
        <w:ind w:left="360"/>
        <w:contextualSpacing/>
        <w:rPr>
          <w:rFonts w:cs="Arial"/>
          <w:szCs w:val="22"/>
          <w:lang w:val="en-GB"/>
        </w:rPr>
      </w:pPr>
      <w:r>
        <w:rPr>
          <w:rFonts w:cs="Arial"/>
          <w:szCs w:val="22"/>
          <w:lang w:val="en-GB"/>
        </w:rPr>
        <w:t xml:space="preserve">d. </w:t>
      </w:r>
      <w:r w:rsidRPr="00243A42">
        <w:rPr>
          <w:rFonts w:cs="Arial"/>
          <w:szCs w:val="22"/>
          <w:lang w:val="en-GB"/>
        </w:rPr>
        <w:t xml:space="preserve">Since this is a demo system, leave Load balancing selected as </w:t>
      </w:r>
      <w:r w:rsidRPr="00243A42">
        <w:rPr>
          <w:rFonts w:cs="Arial"/>
          <w:b/>
          <w:szCs w:val="22"/>
          <w:lang w:val="en-GB"/>
        </w:rPr>
        <w:t>External or no load balancer</w:t>
      </w:r>
      <w:r w:rsidRPr="00243A42">
        <w:rPr>
          <w:rFonts w:cs="Arial"/>
          <w:szCs w:val="22"/>
          <w:lang w:val="en-GB"/>
        </w:rPr>
        <w:t>.</w:t>
      </w:r>
    </w:p>
    <w:p w14:paraId="7B493F46" w14:textId="11D634E8" w:rsidR="00AA12AD" w:rsidRDefault="0031201F" w:rsidP="00AA12AD">
      <w:pPr>
        <w:spacing w:before="0" w:after="200" w:line="276" w:lineRule="auto"/>
        <w:ind w:left="360"/>
        <w:rPr>
          <w:rFonts w:cs="Arial"/>
          <w:szCs w:val="22"/>
          <w:lang w:val="en-GB"/>
        </w:rPr>
      </w:pPr>
      <w:r>
        <w:rPr>
          <w:noProof/>
        </w:rPr>
        <w:drawing>
          <wp:inline distT="0" distB="0" distL="0" distR="0" wp14:anchorId="61B871C9" wp14:editId="0C26B0C5">
            <wp:extent cx="2026920" cy="3398484"/>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1696" cy="3406492"/>
                    </a:xfrm>
                    <a:prstGeom prst="rect">
                      <a:avLst/>
                    </a:prstGeom>
                  </pic:spPr>
                </pic:pic>
              </a:graphicData>
            </a:graphic>
          </wp:inline>
        </w:drawing>
      </w:r>
    </w:p>
    <w:p w14:paraId="440D5910" w14:textId="2692C850" w:rsidR="00AA12AD" w:rsidRPr="00243A42" w:rsidRDefault="00AA12AD" w:rsidP="00AA12AD">
      <w:pPr>
        <w:spacing w:before="0" w:after="200" w:line="276" w:lineRule="auto"/>
        <w:ind w:left="360"/>
        <w:rPr>
          <w:rFonts w:cs="Arial"/>
          <w:szCs w:val="22"/>
          <w:lang w:val="en-GB"/>
        </w:rPr>
      </w:pPr>
      <w:r>
        <w:rPr>
          <w:rFonts w:cs="Arial"/>
          <w:szCs w:val="22"/>
          <w:lang w:val="en-GB"/>
        </w:rPr>
        <w:t xml:space="preserve">e. </w:t>
      </w:r>
      <w:r w:rsidR="00E24A55">
        <w:rPr>
          <w:rFonts w:cs="Arial"/>
          <w:szCs w:val="22"/>
          <w:lang w:val="en-GB"/>
        </w:rPr>
        <w:t xml:space="preserve">Leave the other values the same and </w:t>
      </w:r>
      <w:r w:rsidRPr="00243A42">
        <w:rPr>
          <w:rFonts w:cs="Arial"/>
          <w:szCs w:val="22"/>
          <w:lang w:val="en-GB"/>
        </w:rPr>
        <w:t xml:space="preserve">Click </w:t>
      </w:r>
      <w:r w:rsidRPr="003113FB">
        <w:rPr>
          <w:rFonts w:cs="Arial"/>
          <w:b/>
          <w:szCs w:val="22"/>
          <w:lang w:val="en-GB"/>
        </w:rPr>
        <w:t>Save</w:t>
      </w:r>
      <w:r w:rsidRPr="00243A42">
        <w:rPr>
          <w:rFonts w:cs="Arial"/>
          <w:szCs w:val="22"/>
          <w:lang w:val="en-GB"/>
        </w:rPr>
        <w:br/>
      </w:r>
    </w:p>
    <w:p w14:paraId="76592D3B" w14:textId="77777777" w:rsidR="00454947" w:rsidRDefault="00454947" w:rsidP="00454947">
      <w:pPr>
        <w:pStyle w:val="ListParagraph"/>
        <w:numPr>
          <w:ilvl w:val="0"/>
          <w:numId w:val="58"/>
        </w:numPr>
      </w:pPr>
      <w:r>
        <w:t>Add the Gateway server to the Cluster</w:t>
      </w:r>
    </w:p>
    <w:p w14:paraId="562937C1" w14:textId="77777777" w:rsidR="00454947" w:rsidRDefault="00454947" w:rsidP="00454947">
      <w:pPr>
        <w:ind w:left="360"/>
      </w:pPr>
      <w:r>
        <w:t>Now it is time to add the DataPower gateway server to the gateway service.</w:t>
      </w:r>
    </w:p>
    <w:p w14:paraId="064CC2C1" w14:textId="77777777" w:rsidR="00454947" w:rsidRDefault="00454947" w:rsidP="00454947">
      <w:pPr>
        <w:pStyle w:val="ListParagraph"/>
        <w:numPr>
          <w:ilvl w:val="1"/>
          <w:numId w:val="58"/>
        </w:numPr>
      </w:pPr>
      <w:r>
        <w:t>Click on the Add Server button in the Gateway section.</w:t>
      </w:r>
    </w:p>
    <w:p w14:paraId="49D81F35" w14:textId="77777777" w:rsidR="00454947" w:rsidRDefault="00454947" w:rsidP="00454947">
      <w:pPr>
        <w:pStyle w:val="ListParagraph"/>
        <w:ind w:left="792"/>
      </w:pPr>
      <w:r>
        <w:rPr>
          <w:noProof/>
          <w:lang w:val="en-US"/>
        </w:rPr>
        <w:drawing>
          <wp:inline distT="0" distB="0" distL="0" distR="0" wp14:anchorId="62409C13" wp14:editId="63B08002">
            <wp:extent cx="5730240" cy="815340"/>
            <wp:effectExtent l="0" t="0" r="3810" b="381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r>
        <w:br/>
      </w:r>
    </w:p>
    <w:p w14:paraId="03321DD5" w14:textId="77777777" w:rsidR="00454947" w:rsidRDefault="00454947" w:rsidP="00454947">
      <w:pPr>
        <w:pStyle w:val="ListParagraph"/>
        <w:numPr>
          <w:ilvl w:val="1"/>
          <w:numId w:val="58"/>
        </w:numPr>
      </w:pPr>
      <w:r>
        <w:t xml:space="preserve">Enter in the information for the gateway server.  Use the details for the XML Management Interface (Address </w:t>
      </w:r>
      <w:r>
        <w:rPr>
          <w:color w:val="FF0000"/>
        </w:rPr>
        <w:t>192.168.225</w:t>
      </w:r>
      <w:r w:rsidRPr="00C66030">
        <w:rPr>
          <w:color w:val="FF0000"/>
        </w:rPr>
        <w:t>.</w:t>
      </w:r>
      <w:r>
        <w:rPr>
          <w:color w:val="FF0000"/>
        </w:rPr>
        <w:t>52</w:t>
      </w:r>
      <w:r>
        <w:t xml:space="preserve">, Port </w:t>
      </w:r>
      <w:r w:rsidRPr="00C66030">
        <w:rPr>
          <w:color w:val="FF0000"/>
        </w:rPr>
        <w:t>5550</w:t>
      </w:r>
      <w:r>
        <w:t xml:space="preserve">, DataPower </w:t>
      </w:r>
      <w:r w:rsidRPr="00C66030">
        <w:rPr>
          <w:color w:val="FF0000"/>
        </w:rPr>
        <w:t>admin username and password</w:t>
      </w:r>
      <w:r>
        <w:t>) except for the Network Interface field which should be the interface to use for API traffic (</w:t>
      </w:r>
      <w:r w:rsidRPr="00C66030">
        <w:rPr>
          <w:color w:val="FF0000"/>
        </w:rPr>
        <w:t>eth</w:t>
      </w:r>
      <w:r>
        <w:rPr>
          <w:color w:val="FF0000"/>
        </w:rPr>
        <w:t>0</w:t>
      </w:r>
      <w:r>
        <w:t xml:space="preserve">).  The Name field is a free form text that will be visible in the Manage Servers Screen.  Click Add when done.  </w:t>
      </w:r>
    </w:p>
    <w:p w14:paraId="34AF253C" w14:textId="77777777" w:rsidR="00454947" w:rsidRDefault="00454947" w:rsidP="00454947">
      <w:pPr>
        <w:pStyle w:val="ListParagraph"/>
        <w:ind w:left="792"/>
      </w:pPr>
      <w:r>
        <w:rPr>
          <w:noProof/>
          <w:lang w:val="en-US"/>
        </w:rPr>
        <w:lastRenderedPageBreak/>
        <w:drawing>
          <wp:inline distT="0" distB="0" distL="0" distR="0" wp14:anchorId="052BB747" wp14:editId="7922DD81">
            <wp:extent cx="2570450" cy="4267200"/>
            <wp:effectExtent l="0" t="0" r="190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5773" cy="4276037"/>
                    </a:xfrm>
                    <a:prstGeom prst="rect">
                      <a:avLst/>
                    </a:prstGeom>
                    <a:noFill/>
                    <a:ln>
                      <a:noFill/>
                    </a:ln>
                  </pic:spPr>
                </pic:pic>
              </a:graphicData>
            </a:graphic>
          </wp:inline>
        </w:drawing>
      </w:r>
    </w:p>
    <w:p w14:paraId="3E3432C2" w14:textId="77777777" w:rsidR="00454947" w:rsidRDefault="00454947" w:rsidP="00454947"/>
    <w:p w14:paraId="738C23A6" w14:textId="77777777" w:rsidR="00454947" w:rsidRDefault="00454947" w:rsidP="00454947">
      <w:pPr>
        <w:pStyle w:val="ListParagraph"/>
        <w:numPr>
          <w:ilvl w:val="1"/>
          <w:numId w:val="58"/>
        </w:numPr>
      </w:pPr>
      <w:r>
        <w:t>It takes a few minutes to add the server to the cluster.  E.g. it needs to create the domain and the requisite DataPower assets.  When it’s done, you’ll see the gateway server appear on the list</w:t>
      </w:r>
    </w:p>
    <w:p w14:paraId="7DEF3235" w14:textId="49996C22" w:rsidR="00105DCA" w:rsidRPr="00105DCA" w:rsidRDefault="00105DCA" w:rsidP="00105DCA">
      <w:pPr>
        <w:rPr>
          <w:rFonts w:cs="Arial"/>
        </w:rPr>
      </w:pPr>
    </w:p>
    <w:p w14:paraId="75BA0CBF" w14:textId="7D54AC03" w:rsidR="00AA12AD" w:rsidRPr="0010479F" w:rsidRDefault="00AA12AD" w:rsidP="00AA12AD">
      <w:pPr>
        <w:spacing w:before="0" w:after="200" w:line="276" w:lineRule="auto"/>
        <w:contextualSpacing/>
        <w:rPr>
          <w:rFonts w:ascii="Calibri" w:hAnsi="Calibri"/>
          <w:szCs w:val="22"/>
          <w:lang w:val="en-GB"/>
        </w:rPr>
      </w:pPr>
    </w:p>
    <w:p w14:paraId="7D87EDF3" w14:textId="77777777" w:rsidR="00AA12AD" w:rsidRDefault="00AA12AD" w:rsidP="00AA12AD">
      <w:pPr>
        <w:spacing w:before="0" w:after="200" w:line="276" w:lineRule="auto"/>
        <w:contextualSpacing/>
        <w:rPr>
          <w:rFonts w:ascii="Calibri" w:hAnsi="Calibri"/>
          <w:szCs w:val="22"/>
          <w:lang w:val="en-GB"/>
        </w:rPr>
      </w:pPr>
    </w:p>
    <w:p w14:paraId="0AA45997" w14:textId="3457E2C8" w:rsidR="00D21715" w:rsidRDefault="00D21715" w:rsidP="00D21715">
      <w:pPr>
        <w:rPr>
          <w:rFonts w:cs="Arial"/>
        </w:rPr>
      </w:pPr>
    </w:p>
    <w:p w14:paraId="5A96A004" w14:textId="77777777" w:rsidR="00D21715" w:rsidRDefault="00D21715" w:rsidP="00D21715">
      <w:pPr>
        <w:rPr>
          <w:rFonts w:cs="Arial"/>
        </w:rPr>
      </w:pPr>
    </w:p>
    <w:p w14:paraId="5F85AAD1" w14:textId="77777777" w:rsidR="00D21715" w:rsidRPr="00D21715" w:rsidRDefault="00D21715" w:rsidP="00D21715">
      <w:pPr>
        <w:rPr>
          <w:rFonts w:cs="Arial"/>
        </w:rPr>
      </w:pPr>
    </w:p>
    <w:p w14:paraId="0CF42948" w14:textId="64BF905F" w:rsidR="00AA12AD" w:rsidRDefault="003D14ED" w:rsidP="00AA12AD">
      <w:pPr>
        <w:pStyle w:val="Heading4"/>
        <w:rPr>
          <w:lang w:val="en-GB"/>
        </w:rPr>
      </w:pPr>
      <w:bookmarkStart w:id="658" w:name="_Toc419142214"/>
      <w:bookmarkStart w:id="659" w:name="_Toc448176557"/>
      <w:r>
        <w:rPr>
          <w:lang w:val="en-GB"/>
        </w:rPr>
        <w:lastRenderedPageBreak/>
        <w:t>4</w:t>
      </w:r>
      <w:r w:rsidR="00B410DE">
        <w:rPr>
          <w:lang w:val="en-GB"/>
        </w:rPr>
        <w:t xml:space="preserve"> Create the</w:t>
      </w:r>
      <w:r w:rsidR="00AA12AD" w:rsidRPr="00243A42">
        <w:rPr>
          <w:lang w:val="en-GB"/>
        </w:rPr>
        <w:t xml:space="preserve"> Provider Organization</w:t>
      </w:r>
      <w:bookmarkEnd w:id="658"/>
      <w:r w:rsidR="00B410DE">
        <w:rPr>
          <w:lang w:val="en-GB"/>
        </w:rPr>
        <w:t>s</w:t>
      </w:r>
      <w:bookmarkEnd w:id="659"/>
    </w:p>
    <w:p w14:paraId="0DE06269" w14:textId="77777777" w:rsidR="00AA12AD" w:rsidRPr="00465E6C" w:rsidRDefault="00AA12AD" w:rsidP="00AA12AD">
      <w:pPr>
        <w:rPr>
          <w:lang w:val="en-GB" w:eastAsia="zh-CN"/>
        </w:rPr>
      </w:pPr>
      <w:r>
        <w:rPr>
          <w:lang w:val="en-GB" w:eastAsia="zh-CN"/>
        </w:rPr>
        <w:t>These items are performed in the Cloud Management Console.</w:t>
      </w:r>
    </w:p>
    <w:p w14:paraId="742C12E9" w14:textId="7D13E18F" w:rsidR="00AA12AD" w:rsidRPr="00196209" w:rsidRDefault="00AA12AD" w:rsidP="00774CC5">
      <w:pPr>
        <w:pStyle w:val="ListParagraph"/>
        <w:numPr>
          <w:ilvl w:val="0"/>
          <w:numId w:val="27"/>
        </w:numPr>
        <w:rPr>
          <w:rFonts w:cs="Arial"/>
        </w:rPr>
      </w:pPr>
      <w:r w:rsidRPr="008D4A39">
        <w:rPr>
          <w:rFonts w:ascii="Arial" w:hAnsi="Arial" w:cs="Arial"/>
        </w:rPr>
        <w:t xml:space="preserve">Click on the </w:t>
      </w:r>
      <w:r w:rsidRPr="008D4A39">
        <w:rPr>
          <w:rFonts w:ascii="Arial" w:hAnsi="Arial" w:cs="Arial"/>
          <w:b/>
        </w:rPr>
        <w:t>Organizations</w:t>
      </w:r>
      <w:r w:rsidRPr="008D4A39">
        <w:rPr>
          <w:rFonts w:ascii="Arial" w:hAnsi="Arial" w:cs="Arial"/>
        </w:rPr>
        <w:t xml:space="preserve"> button on the </w:t>
      </w:r>
      <w:r w:rsidR="00196209">
        <w:rPr>
          <w:rFonts w:ascii="Arial" w:hAnsi="Arial" w:cs="Arial"/>
        </w:rPr>
        <w:t xml:space="preserve">top </w:t>
      </w:r>
      <w:r w:rsidRPr="008D4A39">
        <w:rPr>
          <w:rFonts w:ascii="Arial" w:hAnsi="Arial" w:cs="Arial"/>
        </w:rPr>
        <w:t xml:space="preserve">menu of the CMC.  </w:t>
      </w:r>
      <w:r w:rsidR="00196209">
        <w:rPr>
          <w:rFonts w:ascii="Arial" w:hAnsi="Arial" w:cs="Arial"/>
        </w:rPr>
        <w:t xml:space="preserve">Click on the </w:t>
      </w:r>
      <w:r w:rsidR="00196209" w:rsidRPr="00196209">
        <w:rPr>
          <w:rFonts w:ascii="Arial" w:hAnsi="Arial" w:cs="Arial"/>
          <w:b/>
        </w:rPr>
        <w:t>Add</w:t>
      </w:r>
      <w:r w:rsidR="00196209">
        <w:rPr>
          <w:rFonts w:ascii="Arial" w:hAnsi="Arial" w:cs="Arial"/>
        </w:rPr>
        <w:t xml:space="preserve"> </w:t>
      </w:r>
      <w:r w:rsidRPr="008D4A39">
        <w:rPr>
          <w:rFonts w:ascii="Arial" w:hAnsi="Arial" w:cs="Arial"/>
          <w:b/>
        </w:rPr>
        <w:t>Organization</w:t>
      </w:r>
      <w:r w:rsidRPr="008D4A39">
        <w:rPr>
          <w:rFonts w:ascii="Arial" w:hAnsi="Arial" w:cs="Arial"/>
        </w:rPr>
        <w:t xml:space="preserve"> </w:t>
      </w:r>
      <w:r w:rsidR="00196209">
        <w:rPr>
          <w:rFonts w:ascii="Arial" w:hAnsi="Arial" w:cs="Arial"/>
        </w:rPr>
        <w:t xml:space="preserve">button </w:t>
      </w:r>
      <w:r w:rsidRPr="008D4A39">
        <w:rPr>
          <w:rFonts w:ascii="Arial" w:hAnsi="Arial" w:cs="Arial"/>
        </w:rPr>
        <w:t xml:space="preserve">to create the </w:t>
      </w:r>
      <w:r w:rsidR="00196209">
        <w:rPr>
          <w:rFonts w:ascii="Arial" w:hAnsi="Arial" w:cs="Arial"/>
          <w:b/>
        </w:rPr>
        <w:t xml:space="preserve">Sales </w:t>
      </w:r>
      <w:r w:rsidRPr="008D4A39">
        <w:rPr>
          <w:rFonts w:ascii="Arial" w:hAnsi="Arial" w:cs="Arial"/>
        </w:rPr>
        <w:t>organization. The Provider Organization would typically represent a department or project</w:t>
      </w:r>
      <w:r w:rsidR="00196209">
        <w:rPr>
          <w:rFonts w:ascii="Arial" w:hAnsi="Arial" w:cs="Arial"/>
        </w:rPr>
        <w:t xml:space="preserve"> that would be defining APIs.</w:t>
      </w:r>
    </w:p>
    <w:p w14:paraId="3EB20513" w14:textId="77777777" w:rsidR="004C568E" w:rsidRDefault="00196209" w:rsidP="004C568E">
      <w:pPr>
        <w:pStyle w:val="ListParagraph"/>
        <w:ind w:left="360"/>
      </w:pPr>
      <w:r>
        <w:rPr>
          <w:noProof/>
          <w:lang w:val="en-US"/>
        </w:rPr>
        <w:drawing>
          <wp:inline distT="0" distB="0" distL="0" distR="0" wp14:anchorId="11E3EA36" wp14:editId="6F9CC200">
            <wp:extent cx="5722620" cy="55626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556260"/>
                    </a:xfrm>
                    <a:prstGeom prst="rect">
                      <a:avLst/>
                    </a:prstGeom>
                    <a:noFill/>
                    <a:ln>
                      <a:noFill/>
                    </a:ln>
                  </pic:spPr>
                </pic:pic>
              </a:graphicData>
            </a:graphic>
          </wp:inline>
        </w:drawing>
      </w:r>
    </w:p>
    <w:p w14:paraId="287D6DA7" w14:textId="77777777" w:rsidR="004C568E" w:rsidRDefault="004C568E" w:rsidP="004C568E">
      <w:pPr>
        <w:pStyle w:val="ListParagraph"/>
        <w:ind w:left="360"/>
      </w:pPr>
    </w:p>
    <w:p w14:paraId="658CE8F2" w14:textId="5D18C03A" w:rsidR="004C568E" w:rsidRDefault="004C568E" w:rsidP="004C568E">
      <w:pPr>
        <w:pStyle w:val="ListParagraph"/>
        <w:ind w:left="360"/>
      </w:pPr>
      <w:r>
        <w:t>Enter the Organization title (</w:t>
      </w:r>
      <w:r w:rsidRPr="004C568E">
        <w:rPr>
          <w:color w:val="FF0000"/>
        </w:rPr>
        <w:t>sales</w:t>
      </w:r>
      <w:r w:rsidRPr="00700F1F">
        <w:t>)</w:t>
      </w:r>
      <w:r w:rsidRPr="004C568E">
        <w:rPr>
          <w:color w:val="FF0000"/>
        </w:rPr>
        <w:t xml:space="preserve"> </w:t>
      </w:r>
      <w:r>
        <w:t>and short name (</w:t>
      </w:r>
      <w:r w:rsidRPr="004C568E">
        <w:rPr>
          <w:color w:val="FF0000"/>
        </w:rPr>
        <w:t>sales</w:t>
      </w:r>
      <w:r>
        <w:t>) as well as the email (</w:t>
      </w:r>
      <w:hyperlink r:id="rId66" w:history="1">
        <w:r w:rsidR="00664DA6" w:rsidRPr="00155D8F">
          <w:rPr>
            <w:rStyle w:val="Hyperlink"/>
          </w:rPr>
          <w:t>student@think.ibm</w:t>
        </w:r>
      </w:hyperlink>
      <w:r w:rsidRPr="004C568E">
        <w:rPr>
          <w:color w:val="FF0000"/>
        </w:rPr>
        <w:t xml:space="preserve">) </w:t>
      </w:r>
      <w:r>
        <w:t>of the owner.</w:t>
      </w:r>
    </w:p>
    <w:p w14:paraId="14CB1A8A" w14:textId="69D1890B" w:rsidR="004C568E" w:rsidRPr="004C568E" w:rsidRDefault="004C568E" w:rsidP="004C568E">
      <w:pPr>
        <w:pStyle w:val="ListParagraph"/>
        <w:ind w:left="360"/>
        <w:rPr>
          <w:rFonts w:cs="Arial"/>
        </w:rPr>
      </w:pPr>
      <w:r>
        <w:t>Once you’ve entered all the details, click Add.</w:t>
      </w:r>
    </w:p>
    <w:p w14:paraId="4EC5ED4F" w14:textId="703CB050" w:rsidR="004C568E" w:rsidRDefault="00664DA6" w:rsidP="004C568E">
      <w:pPr>
        <w:pStyle w:val="ListParagraph"/>
        <w:ind w:left="792"/>
      </w:pPr>
      <w:r>
        <w:rPr>
          <w:noProof/>
          <w:lang w:val="en-US"/>
        </w:rPr>
        <w:drawing>
          <wp:inline distT="0" distB="0" distL="0" distR="0" wp14:anchorId="6344E432" wp14:editId="200C4440">
            <wp:extent cx="1775460" cy="2621670"/>
            <wp:effectExtent l="0" t="0" r="0" b="762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86420" cy="2637853"/>
                    </a:xfrm>
                    <a:prstGeom prst="rect">
                      <a:avLst/>
                    </a:prstGeom>
                  </pic:spPr>
                </pic:pic>
              </a:graphicData>
            </a:graphic>
          </wp:inline>
        </w:drawing>
      </w:r>
    </w:p>
    <w:p w14:paraId="669BDE9B" w14:textId="77777777" w:rsidR="004C568E" w:rsidRDefault="004C568E" w:rsidP="004C568E">
      <w:pPr>
        <w:pStyle w:val="ListParagraph"/>
        <w:ind w:left="792"/>
      </w:pPr>
    </w:p>
    <w:p w14:paraId="7D973C96" w14:textId="7B71A034" w:rsidR="00AA12AD" w:rsidRPr="0010479F" w:rsidRDefault="004C568E" w:rsidP="001E0C9C">
      <w:pPr>
        <w:pStyle w:val="ListParagraph"/>
        <w:ind w:left="792"/>
      </w:pPr>
      <w:r>
        <w:t>Copy and Paste the link into the browser or Click the link in your email to Activate your user account.</w:t>
      </w:r>
    </w:p>
    <w:p w14:paraId="2DFC480B" w14:textId="77777777" w:rsidR="00AA12AD" w:rsidRDefault="00AA12AD" w:rsidP="00AA12AD">
      <w:pPr>
        <w:spacing w:before="0" w:after="200" w:line="276" w:lineRule="auto"/>
        <w:ind w:left="360"/>
        <w:contextualSpacing/>
        <w:rPr>
          <w:rFonts w:ascii="Calibri" w:hAnsi="Calibri"/>
          <w:szCs w:val="22"/>
          <w:lang w:val="en-GB"/>
        </w:rPr>
      </w:pPr>
    </w:p>
    <w:p w14:paraId="4264AA15" w14:textId="5310CD23" w:rsidR="00AA12AD" w:rsidRDefault="00AA12AD" w:rsidP="00774CC5">
      <w:pPr>
        <w:numPr>
          <w:ilvl w:val="0"/>
          <w:numId w:val="28"/>
        </w:numPr>
        <w:spacing w:before="0" w:after="200" w:line="276" w:lineRule="auto"/>
        <w:contextualSpacing/>
        <w:rPr>
          <w:rFonts w:cs="Arial"/>
          <w:szCs w:val="22"/>
          <w:lang w:val="en-GB"/>
        </w:rPr>
      </w:pPr>
      <w:r>
        <w:rPr>
          <w:rFonts w:cs="Arial"/>
          <w:szCs w:val="22"/>
          <w:lang w:val="en-GB"/>
        </w:rPr>
        <w:t xml:space="preserve">Since the email address for this lab example is not real, one way to view the invitation emails is to check the </w:t>
      </w:r>
      <w:r w:rsidR="00562C55">
        <w:rPr>
          <w:rFonts w:cs="Arial"/>
          <w:szCs w:val="22"/>
          <w:lang w:val="en-GB"/>
        </w:rPr>
        <w:t>Last message tab of the f</w:t>
      </w:r>
      <w:r w:rsidR="00026B72">
        <w:rPr>
          <w:rFonts w:cs="Arial"/>
          <w:szCs w:val="22"/>
          <w:lang w:val="en-GB"/>
        </w:rPr>
        <w:t>ake SMTP Server console.</w:t>
      </w:r>
      <w:r>
        <w:rPr>
          <w:rFonts w:cs="Arial"/>
          <w:szCs w:val="22"/>
          <w:lang w:val="en-GB"/>
        </w:rPr>
        <w:t xml:space="preserve">  If you use a real email address, this work around is not necessary.</w:t>
      </w:r>
    </w:p>
    <w:p w14:paraId="2ADDCA89" w14:textId="77777777" w:rsidR="00AA12AD" w:rsidRDefault="00AA12AD" w:rsidP="00AA12AD">
      <w:pPr>
        <w:spacing w:before="0" w:after="200" w:line="276" w:lineRule="auto"/>
        <w:contextualSpacing/>
        <w:rPr>
          <w:rFonts w:cs="Arial"/>
          <w:szCs w:val="22"/>
          <w:lang w:val="en-GB"/>
        </w:rPr>
      </w:pPr>
    </w:p>
    <w:p w14:paraId="6C7E3411" w14:textId="77777777" w:rsidR="00AA11FA" w:rsidRDefault="00AA12AD" w:rsidP="00AA12AD">
      <w:pPr>
        <w:spacing w:before="0" w:after="200" w:line="276" w:lineRule="auto"/>
        <w:contextualSpacing/>
        <w:rPr>
          <w:rFonts w:cs="Arial"/>
          <w:szCs w:val="22"/>
          <w:lang w:val="en-GB"/>
        </w:rPr>
      </w:pPr>
      <w:r>
        <w:rPr>
          <w:rFonts w:cs="Arial"/>
          <w:szCs w:val="22"/>
          <w:lang w:val="en-GB"/>
        </w:rPr>
        <w:t xml:space="preserve"> </w:t>
      </w:r>
      <w:r w:rsidR="00026B72">
        <w:rPr>
          <w:rFonts w:cs="Arial"/>
          <w:szCs w:val="22"/>
          <w:lang w:val="en-GB"/>
        </w:rPr>
        <w:t>Open</w:t>
      </w:r>
      <w:r>
        <w:rPr>
          <w:rFonts w:cs="Arial"/>
          <w:szCs w:val="22"/>
          <w:lang w:val="en-GB"/>
        </w:rPr>
        <w:t xml:space="preserve"> the email link like the one below that contains an activation link (not the one that provides the URL to log into the account). </w:t>
      </w:r>
    </w:p>
    <w:p w14:paraId="111BC1FD" w14:textId="77777777" w:rsidR="00AA11FA" w:rsidRDefault="00AA11FA" w:rsidP="00AA12AD">
      <w:pPr>
        <w:spacing w:before="0" w:after="200" w:line="276" w:lineRule="auto"/>
        <w:contextualSpacing/>
        <w:rPr>
          <w:rFonts w:cs="Arial"/>
          <w:szCs w:val="22"/>
          <w:lang w:val="en-GB"/>
        </w:rPr>
      </w:pPr>
    </w:p>
    <w:p w14:paraId="118FF92D" w14:textId="77777777" w:rsidR="00F94AFE" w:rsidRDefault="00AA11FA" w:rsidP="00AA12AD">
      <w:pPr>
        <w:spacing w:before="0" w:after="200" w:line="276" w:lineRule="auto"/>
        <w:contextualSpacing/>
        <w:rPr>
          <w:rFonts w:cs="Arial"/>
          <w:szCs w:val="22"/>
          <w:lang w:val="en-GB"/>
        </w:rPr>
      </w:pPr>
      <w:r w:rsidRPr="00AA11FA">
        <w:rPr>
          <w:rFonts w:cs="Arial"/>
          <w:b/>
          <w:szCs w:val="22"/>
          <w:lang w:val="en-GB"/>
        </w:rPr>
        <w:t>Note:</w:t>
      </w:r>
      <w:r>
        <w:rPr>
          <w:rFonts w:cs="Arial"/>
          <w:szCs w:val="22"/>
          <w:lang w:val="en-GB"/>
        </w:rPr>
        <w:t xml:space="preserve"> If you are using Fake SMTP, click the </w:t>
      </w:r>
      <w:r w:rsidRPr="00AA11FA">
        <w:rPr>
          <w:rFonts w:cs="Arial"/>
          <w:b/>
          <w:szCs w:val="22"/>
          <w:lang w:val="en-GB"/>
        </w:rPr>
        <w:t>Mails list</w:t>
      </w:r>
      <w:r>
        <w:rPr>
          <w:rFonts w:cs="Arial"/>
          <w:szCs w:val="22"/>
          <w:lang w:val="en-GB"/>
        </w:rPr>
        <w:t xml:space="preserve"> tab and double click the email</w:t>
      </w:r>
    </w:p>
    <w:p w14:paraId="32ECFB47" w14:textId="517D948C" w:rsidR="00F94AFE" w:rsidRDefault="00F94AFE" w:rsidP="00AA12AD">
      <w:pPr>
        <w:spacing w:before="0" w:after="200" w:line="276" w:lineRule="auto"/>
        <w:contextualSpacing/>
        <w:rPr>
          <w:rFonts w:cs="Arial"/>
          <w:szCs w:val="22"/>
          <w:lang w:val="en-GB"/>
        </w:rPr>
      </w:pPr>
      <w:r>
        <w:rPr>
          <w:rFonts w:cs="Arial"/>
          <w:noProof/>
          <w:szCs w:val="22"/>
        </w:rPr>
        <w:lastRenderedPageBreak/>
        <w:drawing>
          <wp:inline distT="0" distB="0" distL="0" distR="0" wp14:anchorId="3F4FD240" wp14:editId="01F774E2">
            <wp:extent cx="5828445" cy="3003588"/>
            <wp:effectExtent l="0" t="0" r="0" b="0"/>
            <wp:docPr id="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9287" cy="3004022"/>
                    </a:xfrm>
                    <a:prstGeom prst="rect">
                      <a:avLst/>
                    </a:prstGeom>
                    <a:noFill/>
                    <a:ln>
                      <a:noFill/>
                    </a:ln>
                  </pic:spPr>
                </pic:pic>
              </a:graphicData>
            </a:graphic>
          </wp:inline>
        </w:drawing>
      </w:r>
    </w:p>
    <w:p w14:paraId="24346AD7" w14:textId="77777777" w:rsidR="00F94AFE" w:rsidRDefault="00F94AFE" w:rsidP="00AA12AD">
      <w:pPr>
        <w:spacing w:before="0" w:after="200" w:line="276" w:lineRule="auto"/>
        <w:contextualSpacing/>
        <w:rPr>
          <w:rFonts w:cs="Arial"/>
          <w:szCs w:val="22"/>
          <w:lang w:val="en-GB"/>
        </w:rPr>
      </w:pPr>
    </w:p>
    <w:p w14:paraId="19AFBA9F" w14:textId="6FBF97EE" w:rsidR="00AA12AD" w:rsidRDefault="00F94AFE" w:rsidP="00AA12AD">
      <w:pPr>
        <w:spacing w:before="0" w:after="200" w:line="276" w:lineRule="auto"/>
        <w:contextualSpacing/>
        <w:rPr>
          <w:rFonts w:cs="Arial"/>
          <w:szCs w:val="22"/>
          <w:lang w:val="en-GB"/>
        </w:rPr>
      </w:pPr>
      <w:r>
        <w:rPr>
          <w:rFonts w:cs="Arial"/>
          <w:szCs w:val="22"/>
          <w:lang w:val="en-GB"/>
        </w:rPr>
        <w:t>The email</w:t>
      </w:r>
      <w:r w:rsidR="00AA11FA">
        <w:rPr>
          <w:rFonts w:cs="Arial"/>
          <w:szCs w:val="22"/>
          <w:lang w:val="en-GB"/>
        </w:rPr>
        <w:t xml:space="preserve"> open</w:t>
      </w:r>
      <w:r>
        <w:rPr>
          <w:rFonts w:cs="Arial"/>
          <w:szCs w:val="22"/>
          <w:lang w:val="en-GB"/>
        </w:rPr>
        <w:t>s</w:t>
      </w:r>
      <w:r w:rsidR="00AA11FA">
        <w:rPr>
          <w:rFonts w:cs="Arial"/>
          <w:szCs w:val="22"/>
          <w:lang w:val="en-GB"/>
        </w:rPr>
        <w:t xml:space="preserve"> in a text editor window </w:t>
      </w:r>
      <w:r>
        <w:rPr>
          <w:rFonts w:cs="Arial"/>
          <w:szCs w:val="22"/>
          <w:lang w:val="en-GB"/>
        </w:rPr>
        <w:t>that</w:t>
      </w:r>
      <w:r w:rsidR="00AA11FA">
        <w:rPr>
          <w:rFonts w:cs="Arial"/>
          <w:szCs w:val="22"/>
          <w:lang w:val="en-GB"/>
        </w:rPr>
        <w:t xml:space="preserve"> allow</w:t>
      </w:r>
      <w:r>
        <w:rPr>
          <w:rFonts w:cs="Arial"/>
          <w:szCs w:val="22"/>
          <w:lang w:val="en-GB"/>
        </w:rPr>
        <w:t xml:space="preserve">s you to cut and paste the URL from the </w:t>
      </w:r>
      <w:r w:rsidRPr="00F94AFE">
        <w:rPr>
          <w:rFonts w:cs="Arial"/>
          <w:b/>
          <w:szCs w:val="22"/>
          <w:lang w:val="en-GB"/>
        </w:rPr>
        <w:t>Edit</w:t>
      </w:r>
      <w:r>
        <w:rPr>
          <w:rFonts w:cs="Arial"/>
          <w:szCs w:val="22"/>
          <w:lang w:val="en-GB"/>
        </w:rPr>
        <w:t xml:space="preserve"> menu at the top of the screen.</w:t>
      </w:r>
    </w:p>
    <w:p w14:paraId="01E50E58" w14:textId="77777777" w:rsidR="00F94AFE" w:rsidRDefault="00F94AFE" w:rsidP="00AA12AD">
      <w:pPr>
        <w:spacing w:before="0" w:after="200" w:line="276" w:lineRule="auto"/>
        <w:contextualSpacing/>
        <w:rPr>
          <w:rFonts w:cs="Arial"/>
          <w:szCs w:val="22"/>
          <w:lang w:val="en-GB"/>
        </w:rPr>
      </w:pPr>
    </w:p>
    <w:p w14:paraId="44D183AA" w14:textId="24D05B95" w:rsidR="00F94AFE" w:rsidRPr="000A2713" w:rsidRDefault="00F94AFE" w:rsidP="00AA12AD">
      <w:pPr>
        <w:spacing w:before="0" w:after="200" w:line="276" w:lineRule="auto"/>
        <w:contextualSpacing/>
        <w:rPr>
          <w:rFonts w:cs="Arial"/>
          <w:szCs w:val="22"/>
          <w:lang w:val="en-GB"/>
        </w:rPr>
      </w:pPr>
      <w:r>
        <w:rPr>
          <w:rFonts w:cs="Arial"/>
          <w:noProof/>
          <w:szCs w:val="22"/>
        </w:rPr>
        <w:drawing>
          <wp:inline distT="0" distB="0" distL="0" distR="0" wp14:anchorId="75F81CC6" wp14:editId="67534E05">
            <wp:extent cx="5828445" cy="3052592"/>
            <wp:effectExtent l="0" t="0" r="0" b="0"/>
            <wp:docPr id="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232" cy="3053004"/>
                    </a:xfrm>
                    <a:prstGeom prst="rect">
                      <a:avLst/>
                    </a:prstGeom>
                    <a:noFill/>
                    <a:ln>
                      <a:noFill/>
                    </a:ln>
                  </pic:spPr>
                </pic:pic>
              </a:graphicData>
            </a:graphic>
          </wp:inline>
        </w:drawing>
      </w:r>
    </w:p>
    <w:p w14:paraId="059718DE" w14:textId="4B63ECC8" w:rsidR="00AA12AD" w:rsidRDefault="00AA12AD" w:rsidP="00026B72">
      <w:pPr>
        <w:spacing w:before="0" w:after="200" w:line="276" w:lineRule="auto"/>
        <w:rPr>
          <w:rFonts w:ascii="Calibri" w:hAnsi="Calibri"/>
          <w:szCs w:val="22"/>
          <w:lang w:val="en-GB"/>
        </w:rPr>
      </w:pPr>
    </w:p>
    <w:tbl>
      <w:tblPr>
        <w:tblW w:w="0" w:type="auto"/>
        <w:tblCellMar>
          <w:top w:w="29" w:type="dxa"/>
          <w:left w:w="115" w:type="dxa"/>
          <w:bottom w:w="29" w:type="dxa"/>
          <w:right w:w="115" w:type="dxa"/>
        </w:tblCellMar>
        <w:tblLook w:val="01E0" w:firstRow="1" w:lastRow="1" w:firstColumn="1" w:lastColumn="1" w:noHBand="0" w:noVBand="0"/>
      </w:tblPr>
      <w:tblGrid>
        <w:gridCol w:w="412"/>
        <w:gridCol w:w="9812"/>
      </w:tblGrid>
      <w:tr w:rsidR="00AA12AD" w:rsidRPr="00D708CD" w14:paraId="3B3DCFF2" w14:textId="77777777" w:rsidTr="00C3619B">
        <w:trPr>
          <w:cantSplit/>
          <w:trHeight w:val="1006"/>
        </w:trPr>
        <w:tc>
          <w:tcPr>
            <w:tcW w:w="1102" w:type="dxa"/>
            <w:shd w:val="clear" w:color="auto" w:fill="E0E0E0"/>
            <w:vAlign w:val="center"/>
          </w:tcPr>
          <w:p w14:paraId="10A1AB7B" w14:textId="77777777" w:rsidR="00AA12AD" w:rsidRPr="001E3096" w:rsidRDefault="00AA12AD" w:rsidP="00C3619B">
            <w:pPr>
              <w:pStyle w:val="TableText"/>
            </w:pPr>
            <w:r>
              <w:rPr>
                <w:noProof/>
                <w:lang w:eastAsia="en-US"/>
              </w:rPr>
              <w:lastRenderedPageBreak/>
              <w:drawing>
                <wp:anchor distT="0" distB="0" distL="114300" distR="114300" simplePos="0" relativeHeight="251658240" behindDoc="0" locked="0" layoutInCell="1" allowOverlap="1" wp14:anchorId="1CBF3CBD" wp14:editId="48770955">
                  <wp:simplePos x="0" y="0"/>
                  <wp:positionH relativeFrom="column">
                    <wp:posOffset>277495</wp:posOffset>
                  </wp:positionH>
                  <wp:positionV relativeFrom="paragraph">
                    <wp:posOffset>-94615</wp:posOffset>
                  </wp:positionV>
                  <wp:extent cx="281940" cy="237490"/>
                  <wp:effectExtent l="0" t="0" r="3810" b="0"/>
                  <wp:wrapTopAndBottom/>
                  <wp:docPr id="401"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94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733" w:type="dxa"/>
            <w:shd w:val="clear" w:color="auto" w:fill="E0E0E0"/>
            <w:vAlign w:val="center"/>
          </w:tcPr>
          <w:p w14:paraId="253C5551" w14:textId="3C5625E7" w:rsidR="00AA12AD" w:rsidRDefault="00AA12AD" w:rsidP="00C3619B">
            <w:pPr>
              <w:pStyle w:val="InformationBoxBody"/>
              <w:keepNext/>
              <w:rPr>
                <w:sz w:val="22"/>
                <w:szCs w:val="22"/>
              </w:rPr>
            </w:pPr>
            <w:r w:rsidRPr="00A573EB">
              <w:rPr>
                <w:sz w:val="22"/>
                <w:szCs w:val="22"/>
              </w:rPr>
              <w:t>If the email never arrives, you can extract the link</w:t>
            </w:r>
            <w:r w:rsidR="00913BFD">
              <w:rPr>
                <w:sz w:val="22"/>
                <w:szCs w:val="22"/>
              </w:rPr>
              <w:t xml:space="preserve"> from the logs. To pull the</w:t>
            </w:r>
            <w:r w:rsidRPr="00A573EB">
              <w:rPr>
                <w:sz w:val="22"/>
                <w:szCs w:val="22"/>
              </w:rPr>
              <w:t xml:space="preserve"> log files, click on the </w:t>
            </w:r>
            <w:r w:rsidR="00913BFD">
              <w:rPr>
                <w:b/>
                <w:sz w:val="22"/>
                <w:szCs w:val="22"/>
              </w:rPr>
              <w:t>Services</w:t>
            </w:r>
            <w:r w:rsidRPr="00A573EB">
              <w:rPr>
                <w:sz w:val="22"/>
                <w:szCs w:val="22"/>
              </w:rPr>
              <w:t xml:space="preserve"> </w:t>
            </w:r>
            <w:r w:rsidR="00913BFD">
              <w:rPr>
                <w:sz w:val="22"/>
                <w:szCs w:val="22"/>
              </w:rPr>
              <w:t xml:space="preserve">on the top </w:t>
            </w:r>
            <w:r w:rsidRPr="00A573EB">
              <w:rPr>
                <w:sz w:val="22"/>
                <w:szCs w:val="22"/>
              </w:rPr>
              <w:t xml:space="preserve">menu and click the download </w:t>
            </w:r>
            <w:r>
              <w:rPr>
                <w:sz w:val="22"/>
                <w:szCs w:val="22"/>
              </w:rPr>
              <w:t xml:space="preserve">icon as indicated in the figure below. </w:t>
            </w:r>
          </w:p>
          <w:p w14:paraId="16A1D0C8" w14:textId="55494BC1" w:rsidR="00AA12AD" w:rsidRDefault="00AA12AD" w:rsidP="00C3619B">
            <w:pPr>
              <w:spacing w:before="0" w:after="200" w:line="276" w:lineRule="auto"/>
              <w:rPr>
                <w:rFonts w:cs="Arial"/>
                <w:szCs w:val="22"/>
                <w:lang w:val="en-GB"/>
              </w:rPr>
            </w:pPr>
            <w:r>
              <w:rPr>
                <w:rFonts w:cs="Arial"/>
                <w:szCs w:val="22"/>
                <w:lang w:val="en-GB"/>
              </w:rPr>
              <w:t xml:space="preserve">Search the </w:t>
            </w:r>
            <w:r w:rsidRPr="00E72A4E">
              <w:rPr>
                <w:rFonts w:cs="Arial"/>
                <w:b/>
                <w:szCs w:val="22"/>
                <w:lang w:val="en-GB"/>
              </w:rPr>
              <w:t>cmc.out</w:t>
            </w:r>
            <w:r>
              <w:rPr>
                <w:rFonts w:cs="Arial"/>
                <w:szCs w:val="22"/>
                <w:lang w:val="en-GB"/>
              </w:rPr>
              <w:t xml:space="preserve"> log file found in </w:t>
            </w:r>
            <w:r w:rsidRPr="00E72A4E">
              <w:rPr>
                <w:rFonts w:cs="Arial"/>
                <w:b/>
                <w:szCs w:val="22"/>
                <w:lang w:val="en-GB"/>
              </w:rPr>
              <w:t>C:\Temp\apim-logs-management-ci-192-168-225-100-20150428T205248GMT.zip\var\log</w:t>
            </w:r>
            <w:r>
              <w:rPr>
                <w:rFonts w:cs="Arial"/>
                <w:b/>
                <w:szCs w:val="22"/>
                <w:lang w:val="en-GB"/>
              </w:rPr>
              <w:t xml:space="preserve">. </w:t>
            </w:r>
            <w:r w:rsidRPr="00E72A4E">
              <w:rPr>
                <w:rFonts w:cs="Arial"/>
                <w:szCs w:val="22"/>
                <w:lang w:val="en-GB"/>
              </w:rPr>
              <w:t xml:space="preserve">Search on </w:t>
            </w:r>
            <w:r w:rsidR="006B659E">
              <w:rPr>
                <w:rFonts w:cs="Arial"/>
                <w:b/>
                <w:szCs w:val="22"/>
                <w:lang w:val="en-GB"/>
              </w:rPr>
              <w:t>sales</w:t>
            </w:r>
            <w:r>
              <w:rPr>
                <w:rFonts w:cs="Arial"/>
                <w:b/>
                <w:szCs w:val="22"/>
                <w:lang w:val="en-GB"/>
              </w:rPr>
              <w:t xml:space="preserve"> </w:t>
            </w:r>
            <w:r w:rsidRPr="00E72A4E">
              <w:rPr>
                <w:rFonts w:cs="Arial"/>
                <w:szCs w:val="22"/>
                <w:lang w:val="en-GB"/>
              </w:rPr>
              <w:t xml:space="preserve">and find </w:t>
            </w:r>
            <w:r>
              <w:rPr>
                <w:rFonts w:cs="Arial"/>
                <w:szCs w:val="22"/>
                <w:lang w:val="en-GB"/>
              </w:rPr>
              <w:t>“</w:t>
            </w:r>
            <w:r w:rsidR="00321688">
              <w:rPr>
                <w:rFonts w:cs="Arial"/>
                <w:szCs w:val="22"/>
                <w:lang w:val="en-GB"/>
              </w:rPr>
              <w:t>Email to</w:t>
            </w:r>
            <w:r>
              <w:rPr>
                <w:rFonts w:cs="Arial"/>
                <w:szCs w:val="22"/>
                <w:lang w:val="en-GB"/>
              </w:rPr>
              <w:t xml:space="preserve">” </w:t>
            </w:r>
            <w:r w:rsidRPr="00E72A4E">
              <w:rPr>
                <w:rFonts w:cs="Arial"/>
                <w:szCs w:val="22"/>
                <w:lang w:val="en-GB"/>
              </w:rPr>
              <w:t>that was added to the email.</w:t>
            </w:r>
            <w:r>
              <w:rPr>
                <w:rFonts w:cs="Arial"/>
                <w:szCs w:val="22"/>
                <w:lang w:val="en-GB"/>
              </w:rPr>
              <w:t xml:space="preserve"> </w:t>
            </w:r>
          </w:p>
          <w:p w14:paraId="341C7B19" w14:textId="77777777" w:rsidR="00321688" w:rsidRDefault="00321688" w:rsidP="00321688">
            <w:pPr>
              <w:pStyle w:val="NormalWeb"/>
            </w:pPr>
            <w:r>
              <w:t xml:space="preserve">example: </w:t>
            </w:r>
          </w:p>
          <w:p w14:paraId="43AB4693" w14:textId="77777777" w:rsidR="00321688" w:rsidRDefault="00321688" w:rsidP="00321688">
            <w:pPr>
              <w:pStyle w:val="NormalWeb"/>
            </w:pPr>
            <w:r>
              <w:t xml:space="preserve">Email to: somemail@gmail.com, URL: </w:t>
            </w:r>
            <w:hyperlink r:id="rId70" w:history="1">
              <w:r>
                <w:rPr>
                  <w:rStyle w:val="Hyperlink"/>
                </w:rPr>
                <w:t>https://10.91.25.19/cmc/?validate=true&amp;authId=cmc%2F5527cc73e4b0b55fe4711add%2FI3xA3rT4oE2tW8jR0nM8tV0pI6mM7lW3tX2xU2tS0e&amp;token=m5QfcGr3KHZacaZoC3TcnqffMGsNqJYefjHINu5Tmf&amp;username=someemail%40gmail.com</w:t>
              </w:r>
            </w:hyperlink>
            <w:r>
              <w:t xml:space="preserve"> </w:t>
            </w:r>
          </w:p>
          <w:p w14:paraId="77EC022D" w14:textId="77777777" w:rsidR="00321688" w:rsidRPr="00E72A4E" w:rsidRDefault="00321688" w:rsidP="00C3619B">
            <w:pPr>
              <w:spacing w:before="0" w:after="200" w:line="276" w:lineRule="auto"/>
              <w:rPr>
                <w:rFonts w:cs="Arial"/>
                <w:szCs w:val="22"/>
                <w:lang w:val="en-GB"/>
              </w:rPr>
            </w:pPr>
          </w:p>
          <w:p w14:paraId="58D33FA7" w14:textId="77777777" w:rsidR="00AA12AD" w:rsidRPr="006B76B1" w:rsidRDefault="00AA12AD" w:rsidP="00C3619B">
            <w:pPr>
              <w:pStyle w:val="InformationBoxBody"/>
              <w:keepNext/>
              <w:rPr>
                <w:sz w:val="22"/>
                <w:szCs w:val="22"/>
              </w:rPr>
            </w:pPr>
          </w:p>
        </w:tc>
      </w:tr>
    </w:tbl>
    <w:p w14:paraId="4D5F4E6E" w14:textId="77777777" w:rsidR="00AA12AD" w:rsidRDefault="00AA12AD" w:rsidP="00AA12AD">
      <w:pPr>
        <w:spacing w:before="0" w:after="200" w:line="276" w:lineRule="auto"/>
        <w:ind w:left="360"/>
        <w:rPr>
          <w:rFonts w:cs="Arial"/>
          <w:szCs w:val="22"/>
          <w:lang w:val="en-GB"/>
        </w:rPr>
      </w:pPr>
    </w:p>
    <w:p w14:paraId="5C50B1CB" w14:textId="145E0813" w:rsidR="00AA12AD" w:rsidRDefault="00913BFD" w:rsidP="00AA12AD">
      <w:pPr>
        <w:spacing w:before="0" w:after="200" w:line="276" w:lineRule="auto"/>
        <w:ind w:left="360"/>
        <w:rPr>
          <w:rFonts w:cs="Arial"/>
          <w:szCs w:val="22"/>
          <w:lang w:val="en-GB"/>
        </w:rPr>
      </w:pPr>
      <w:r>
        <w:rPr>
          <w:noProof/>
        </w:rPr>
        <w:drawing>
          <wp:inline distT="0" distB="0" distL="0" distR="0" wp14:anchorId="76688B27" wp14:editId="629AECD8">
            <wp:extent cx="6492240" cy="1583055"/>
            <wp:effectExtent l="0" t="0" r="381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92240" cy="1583055"/>
                    </a:xfrm>
                    <a:prstGeom prst="rect">
                      <a:avLst/>
                    </a:prstGeom>
                  </pic:spPr>
                </pic:pic>
              </a:graphicData>
            </a:graphic>
          </wp:inline>
        </w:drawing>
      </w:r>
    </w:p>
    <w:p w14:paraId="1EC19ECD" w14:textId="77777777" w:rsidR="00AA12AD" w:rsidRPr="00C94572" w:rsidRDefault="00AA12AD" w:rsidP="00AA12AD">
      <w:pPr>
        <w:spacing w:before="0" w:after="200" w:line="276" w:lineRule="auto"/>
        <w:ind w:left="360"/>
        <w:rPr>
          <w:rFonts w:cs="Arial"/>
          <w:szCs w:val="22"/>
          <w:lang w:val="en-GB"/>
        </w:rPr>
      </w:pPr>
    </w:p>
    <w:p w14:paraId="04F5E116" w14:textId="585BF563" w:rsidR="00AA12AD" w:rsidRPr="008B40F6" w:rsidRDefault="00AA12AD" w:rsidP="00774CC5">
      <w:pPr>
        <w:numPr>
          <w:ilvl w:val="0"/>
          <w:numId w:val="28"/>
        </w:numPr>
        <w:spacing w:before="0" w:after="200" w:line="276" w:lineRule="auto"/>
        <w:contextualSpacing/>
        <w:rPr>
          <w:rFonts w:cs="Arial"/>
          <w:szCs w:val="22"/>
          <w:lang w:val="en-GB"/>
        </w:rPr>
      </w:pPr>
      <w:r w:rsidRPr="008B40F6">
        <w:rPr>
          <w:rFonts w:cs="Arial"/>
          <w:szCs w:val="22"/>
          <w:lang w:val="en-GB"/>
        </w:rPr>
        <w:t>Click the link in the email to activate the account.</w:t>
      </w:r>
      <w:r>
        <w:rPr>
          <w:rFonts w:cs="Arial"/>
          <w:szCs w:val="22"/>
          <w:lang w:val="en-GB"/>
        </w:rPr>
        <w:t xml:space="preserve"> Notice that the USERNAME is already indicated as </w:t>
      </w:r>
      <w:r w:rsidR="00321688">
        <w:rPr>
          <w:rFonts w:cs="Arial"/>
          <w:b/>
          <w:szCs w:val="22"/>
          <w:lang w:val="en-GB"/>
        </w:rPr>
        <w:t>sales@think.ibm</w:t>
      </w:r>
      <w:r>
        <w:rPr>
          <w:rFonts w:cs="Arial"/>
          <w:szCs w:val="22"/>
          <w:lang w:val="en-GB"/>
        </w:rPr>
        <w:t xml:space="preserve">. </w:t>
      </w:r>
      <w:r w:rsidRPr="008B40F6">
        <w:rPr>
          <w:rFonts w:cs="Arial"/>
          <w:szCs w:val="22"/>
          <w:lang w:val="en-GB"/>
        </w:rPr>
        <w:t xml:space="preserve">Key in the user information in </w:t>
      </w:r>
      <w:r>
        <w:rPr>
          <w:rFonts w:cs="Arial"/>
          <w:szCs w:val="22"/>
          <w:lang w:val="en-GB"/>
        </w:rPr>
        <w:t>respective input fields</w:t>
      </w:r>
      <w:r w:rsidRPr="008B40F6">
        <w:rPr>
          <w:rFonts w:cs="Arial"/>
          <w:szCs w:val="22"/>
          <w:lang w:val="en-GB"/>
        </w:rPr>
        <w:t xml:space="preserve">. Use the same password – </w:t>
      </w:r>
      <w:r w:rsidRPr="008B40F6">
        <w:rPr>
          <w:rFonts w:cs="Arial"/>
          <w:i/>
          <w:szCs w:val="22"/>
          <w:lang w:val="en-GB"/>
        </w:rPr>
        <w:t>Passw0rd!</w:t>
      </w:r>
      <w:r w:rsidRPr="008B40F6">
        <w:rPr>
          <w:rFonts w:cs="Arial"/>
          <w:szCs w:val="22"/>
          <w:lang w:val="en-GB"/>
        </w:rPr>
        <w:t xml:space="preserve"> and click the </w:t>
      </w:r>
      <w:r w:rsidRPr="008B40F6">
        <w:rPr>
          <w:rFonts w:cs="Arial"/>
          <w:b/>
          <w:szCs w:val="22"/>
          <w:lang w:val="en-GB"/>
        </w:rPr>
        <w:t>Sign Up</w:t>
      </w:r>
      <w:r w:rsidRPr="008B40F6">
        <w:rPr>
          <w:rFonts w:cs="Arial"/>
          <w:szCs w:val="22"/>
          <w:lang w:val="en-GB"/>
        </w:rPr>
        <w:t xml:space="preserve"> button.</w:t>
      </w:r>
    </w:p>
    <w:p w14:paraId="67C8CED3" w14:textId="3D9830E2" w:rsidR="00AA12AD" w:rsidRPr="0010479F" w:rsidRDefault="006B659E" w:rsidP="008C0CD9">
      <w:pPr>
        <w:spacing w:before="0" w:after="200" w:line="276" w:lineRule="auto"/>
        <w:rPr>
          <w:rFonts w:ascii="Calibri" w:hAnsi="Calibri"/>
          <w:szCs w:val="22"/>
          <w:lang w:val="en-GB"/>
        </w:rPr>
      </w:pPr>
      <w:r>
        <w:rPr>
          <w:noProof/>
        </w:rPr>
        <w:lastRenderedPageBreak/>
        <w:drawing>
          <wp:inline distT="0" distB="0" distL="0" distR="0" wp14:anchorId="12981C41" wp14:editId="7080AE65">
            <wp:extent cx="3152317" cy="3383280"/>
            <wp:effectExtent l="0" t="0" r="0" b="762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1728" cy="3393380"/>
                    </a:xfrm>
                    <a:prstGeom prst="rect">
                      <a:avLst/>
                    </a:prstGeom>
                  </pic:spPr>
                </pic:pic>
              </a:graphicData>
            </a:graphic>
          </wp:inline>
        </w:drawing>
      </w:r>
    </w:p>
    <w:p w14:paraId="1DB35995" w14:textId="59B075C1" w:rsidR="00AA12AD" w:rsidRDefault="00AA12AD" w:rsidP="00774CC5">
      <w:pPr>
        <w:numPr>
          <w:ilvl w:val="0"/>
          <w:numId w:val="28"/>
        </w:numPr>
        <w:spacing w:before="0" w:after="200" w:line="276" w:lineRule="auto"/>
        <w:contextualSpacing/>
        <w:rPr>
          <w:rFonts w:cs="Arial"/>
          <w:szCs w:val="22"/>
          <w:lang w:val="en-GB"/>
        </w:rPr>
      </w:pPr>
      <w:r w:rsidRPr="00243A42">
        <w:rPr>
          <w:rFonts w:cs="Arial"/>
          <w:szCs w:val="22"/>
          <w:lang w:val="en-GB"/>
        </w:rPr>
        <w:t xml:space="preserve">You will be automatically redirected to your new organization’s API Manager at </w:t>
      </w:r>
      <w:hyperlink r:id="rId73" w:history="1">
        <w:r w:rsidR="001F0578" w:rsidRPr="00155D8F">
          <w:rPr>
            <w:rStyle w:val="Hyperlink"/>
            <w:rFonts w:cs="Arial"/>
            <w:szCs w:val="22"/>
            <w:lang w:val="en-GB"/>
          </w:rPr>
          <w:t>https://192.168.225.100/apim/</w:t>
        </w:r>
      </w:hyperlink>
      <w:r w:rsidRPr="00243A42">
        <w:rPr>
          <w:rFonts w:cs="Arial"/>
          <w:szCs w:val="22"/>
          <w:lang w:val="en-GB"/>
        </w:rPr>
        <w:t xml:space="preserve">. </w:t>
      </w:r>
    </w:p>
    <w:p w14:paraId="43F01A51" w14:textId="1CAB1CD1" w:rsidR="00664DA6" w:rsidRDefault="00664DA6" w:rsidP="00774CC5">
      <w:pPr>
        <w:numPr>
          <w:ilvl w:val="0"/>
          <w:numId w:val="28"/>
        </w:numPr>
        <w:spacing w:before="0" w:after="200" w:line="276" w:lineRule="auto"/>
        <w:contextualSpacing/>
        <w:rPr>
          <w:rFonts w:cs="Arial"/>
          <w:szCs w:val="22"/>
          <w:lang w:val="en-GB"/>
        </w:rPr>
      </w:pPr>
      <w:r>
        <w:rPr>
          <w:rFonts w:cs="Arial"/>
          <w:szCs w:val="22"/>
          <w:lang w:val="en-GB"/>
        </w:rPr>
        <w:t xml:space="preserve">Log in with </w:t>
      </w:r>
      <w:hyperlink r:id="rId74" w:history="1">
        <w:r w:rsidRPr="00155D8F">
          <w:rPr>
            <w:rStyle w:val="Hyperlink"/>
            <w:rFonts w:cs="Arial"/>
            <w:szCs w:val="22"/>
            <w:lang w:val="en-GB"/>
          </w:rPr>
          <w:t>student@think.ibm</w:t>
        </w:r>
      </w:hyperlink>
      <w:r>
        <w:rPr>
          <w:rFonts w:cs="Arial"/>
          <w:szCs w:val="22"/>
          <w:lang w:val="en-GB"/>
        </w:rPr>
        <w:t xml:space="preserve">; password Passw0rd! </w:t>
      </w:r>
    </w:p>
    <w:p w14:paraId="6B7D457B" w14:textId="6FADCCA1" w:rsidR="00664DA6" w:rsidRDefault="00664DA6" w:rsidP="00774CC5">
      <w:pPr>
        <w:numPr>
          <w:ilvl w:val="0"/>
          <w:numId w:val="28"/>
        </w:numPr>
        <w:spacing w:before="0" w:after="200" w:line="276" w:lineRule="auto"/>
        <w:contextualSpacing/>
        <w:rPr>
          <w:rFonts w:cs="Arial"/>
          <w:szCs w:val="22"/>
          <w:lang w:val="en-GB"/>
        </w:rPr>
      </w:pPr>
      <w:r>
        <w:rPr>
          <w:rFonts w:cs="Arial"/>
          <w:szCs w:val="22"/>
          <w:lang w:val="en-GB"/>
        </w:rPr>
        <w:t>The following page will appear. Click “got it”.</w:t>
      </w:r>
    </w:p>
    <w:p w14:paraId="2DF67E28" w14:textId="01276F60" w:rsidR="00664DA6" w:rsidRPr="00243A42" w:rsidRDefault="00664DA6" w:rsidP="00664DA6">
      <w:pPr>
        <w:spacing w:before="0" w:after="200" w:line="276" w:lineRule="auto"/>
        <w:ind w:left="720"/>
        <w:contextualSpacing/>
        <w:rPr>
          <w:rFonts w:cs="Arial"/>
          <w:szCs w:val="22"/>
          <w:lang w:val="en-GB"/>
        </w:rPr>
      </w:pPr>
      <w:r>
        <w:rPr>
          <w:noProof/>
        </w:rPr>
        <w:drawing>
          <wp:inline distT="0" distB="0" distL="0" distR="0" wp14:anchorId="60E86CF2" wp14:editId="0C4355C1">
            <wp:extent cx="3031857" cy="3116580"/>
            <wp:effectExtent l="0" t="0" r="0" b="762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7277" cy="3122151"/>
                    </a:xfrm>
                    <a:prstGeom prst="rect">
                      <a:avLst/>
                    </a:prstGeom>
                  </pic:spPr>
                </pic:pic>
              </a:graphicData>
            </a:graphic>
          </wp:inline>
        </w:drawing>
      </w:r>
    </w:p>
    <w:p w14:paraId="56D06947" w14:textId="77777777" w:rsidR="00664DA6" w:rsidRPr="0010479F" w:rsidRDefault="00664DA6" w:rsidP="001F0578">
      <w:pPr>
        <w:spacing w:before="0" w:after="200" w:line="276" w:lineRule="auto"/>
        <w:rPr>
          <w:rFonts w:ascii="Calibri" w:hAnsi="Calibri"/>
          <w:szCs w:val="22"/>
          <w:lang w:val="en-GB"/>
        </w:rPr>
      </w:pPr>
    </w:p>
    <w:p w14:paraId="610460E0" w14:textId="7450BB6D" w:rsidR="001F0578" w:rsidRPr="00D142EA" w:rsidRDefault="001F0578" w:rsidP="001F0578">
      <w:pPr>
        <w:pStyle w:val="ListParagraph"/>
        <w:numPr>
          <w:ilvl w:val="0"/>
          <w:numId w:val="28"/>
        </w:numPr>
        <w:rPr>
          <w:rFonts w:ascii="Arial" w:hAnsi="Arial" w:cs="Arial"/>
        </w:rPr>
      </w:pPr>
      <w:r w:rsidRPr="00D142EA">
        <w:rPr>
          <w:rFonts w:ascii="Arial" w:hAnsi="Arial" w:cs="Arial"/>
        </w:rPr>
        <w:t>Setup of the management node is now Complete</w:t>
      </w:r>
    </w:p>
    <w:p w14:paraId="5B6C41F1" w14:textId="64D4CA7D" w:rsidR="00FB7F09" w:rsidRPr="001F0578" w:rsidRDefault="00FB7F09" w:rsidP="001F0578">
      <w:pPr>
        <w:pStyle w:val="ListParagraph"/>
        <w:ind w:left="360"/>
        <w:rPr>
          <w:rFonts w:cs="Arial"/>
        </w:rPr>
      </w:pPr>
    </w:p>
    <w:p w14:paraId="1B280789" w14:textId="72B667CD" w:rsidR="00D033E2" w:rsidRPr="0028280C" w:rsidRDefault="003D14ED" w:rsidP="00D033E2">
      <w:pPr>
        <w:pStyle w:val="Heading4"/>
        <w:rPr>
          <w:lang w:val="en-GB"/>
        </w:rPr>
      </w:pPr>
      <w:bookmarkStart w:id="660" w:name="_Toc419142224"/>
      <w:bookmarkStart w:id="661" w:name="_Toc448176558"/>
      <w:r>
        <w:rPr>
          <w:lang w:val="en-GB"/>
        </w:rPr>
        <w:lastRenderedPageBreak/>
        <w:t>5</w:t>
      </w:r>
      <w:r w:rsidR="00D033E2">
        <w:rPr>
          <w:lang w:val="en-GB"/>
        </w:rPr>
        <w:t xml:space="preserve"> </w:t>
      </w:r>
      <w:r w:rsidR="00D033E2" w:rsidRPr="0028280C">
        <w:rPr>
          <w:lang w:val="en-GB"/>
        </w:rPr>
        <w:t>Configure the Advanc</w:t>
      </w:r>
      <w:r w:rsidR="00D033E2">
        <w:rPr>
          <w:lang w:val="en-GB"/>
        </w:rPr>
        <w:t xml:space="preserve">ed Developer </w:t>
      </w:r>
      <w:r w:rsidR="00D033E2" w:rsidRPr="0028280C">
        <w:rPr>
          <w:lang w:val="en-GB"/>
        </w:rPr>
        <w:t>Portal</w:t>
      </w:r>
      <w:bookmarkEnd w:id="660"/>
      <w:bookmarkEnd w:id="661"/>
    </w:p>
    <w:p w14:paraId="69B5C1AC" w14:textId="77777777" w:rsidR="00D033E2" w:rsidRDefault="00D033E2" w:rsidP="00D033E2">
      <w:pPr>
        <w:spacing w:before="0" w:after="200" w:line="276" w:lineRule="auto"/>
        <w:contextualSpacing/>
        <w:rPr>
          <w:rFonts w:cs="Arial"/>
          <w:szCs w:val="22"/>
          <w:lang w:val="en-GB"/>
        </w:rPr>
      </w:pPr>
      <w:r w:rsidRPr="00BE65BF">
        <w:rPr>
          <w:rFonts w:cs="Arial"/>
          <w:szCs w:val="22"/>
          <w:lang w:val="en-GB"/>
        </w:rPr>
        <w:t xml:space="preserve">At this point both gateway and management appliances should be started and configured.   </w:t>
      </w:r>
    </w:p>
    <w:p w14:paraId="7CD3D872" w14:textId="58557968" w:rsidR="00D033E2" w:rsidRDefault="00D033E2" w:rsidP="00774CC5">
      <w:pPr>
        <w:pStyle w:val="ListParagraph"/>
        <w:numPr>
          <w:ilvl w:val="0"/>
          <w:numId w:val="35"/>
        </w:numPr>
        <w:rPr>
          <w:rFonts w:ascii="Arial" w:hAnsi="Arial" w:cs="Arial"/>
        </w:rPr>
      </w:pPr>
      <w:r w:rsidRPr="0019689D">
        <w:rPr>
          <w:rFonts w:ascii="Arial" w:hAnsi="Arial" w:cs="Arial"/>
        </w:rPr>
        <w:t>Ensure that th</w:t>
      </w:r>
      <w:r>
        <w:rPr>
          <w:rFonts w:ascii="Arial" w:hAnsi="Arial" w:cs="Arial"/>
        </w:rPr>
        <w:t>e Advanced Portal VM is started</w:t>
      </w:r>
      <w:r w:rsidR="00A56714">
        <w:rPr>
          <w:rFonts w:ascii="Arial" w:hAnsi="Arial" w:cs="Arial"/>
        </w:rPr>
        <w:t xml:space="preserve">. If you get the following message, click </w:t>
      </w:r>
      <w:r w:rsidR="00A56714" w:rsidRPr="00A56714">
        <w:rPr>
          <w:rFonts w:ascii="Arial" w:hAnsi="Arial" w:cs="Arial"/>
          <w:b/>
        </w:rPr>
        <w:t>No</w:t>
      </w:r>
      <w:r w:rsidR="00A56714">
        <w:rPr>
          <w:rFonts w:ascii="Arial" w:hAnsi="Arial" w:cs="Arial"/>
        </w:rPr>
        <w:t xml:space="preserve"> and continue on.</w:t>
      </w:r>
    </w:p>
    <w:p w14:paraId="0D22CE99" w14:textId="648A834F" w:rsidR="00A56714" w:rsidRPr="00A56714" w:rsidRDefault="00A56714" w:rsidP="00A56714">
      <w:pPr>
        <w:rPr>
          <w:rFonts w:cs="Arial"/>
        </w:rPr>
      </w:pPr>
      <w:r>
        <w:rPr>
          <w:rFonts w:cs="Arial"/>
          <w:noProof/>
        </w:rPr>
        <w:drawing>
          <wp:inline distT="0" distB="0" distL="0" distR="0" wp14:anchorId="7F17684B" wp14:editId="41F28C5F">
            <wp:extent cx="4431030" cy="182880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31030" cy="1828800"/>
                    </a:xfrm>
                    <a:prstGeom prst="rect">
                      <a:avLst/>
                    </a:prstGeom>
                    <a:noFill/>
                    <a:ln>
                      <a:noFill/>
                    </a:ln>
                  </pic:spPr>
                </pic:pic>
              </a:graphicData>
            </a:graphic>
          </wp:inline>
        </w:drawing>
      </w:r>
    </w:p>
    <w:p w14:paraId="4806A117" w14:textId="77777777" w:rsidR="00A56714" w:rsidRPr="00A56714" w:rsidRDefault="00A56714" w:rsidP="00A56714">
      <w:pPr>
        <w:spacing w:before="0" w:after="200" w:line="360" w:lineRule="auto"/>
        <w:contextualSpacing/>
        <w:rPr>
          <w:rFonts w:cs="Arial"/>
          <w:color w:val="FF0000"/>
          <w:szCs w:val="22"/>
          <w:lang w:val="en-GB"/>
        </w:rPr>
      </w:pPr>
    </w:p>
    <w:p w14:paraId="66237C02" w14:textId="049064BA" w:rsidR="00D033E2" w:rsidRPr="00A56714" w:rsidRDefault="00A56714" w:rsidP="00774CC5">
      <w:pPr>
        <w:numPr>
          <w:ilvl w:val="0"/>
          <w:numId w:val="35"/>
        </w:numPr>
        <w:spacing w:before="0" w:after="200" w:line="360" w:lineRule="auto"/>
        <w:contextualSpacing/>
        <w:rPr>
          <w:rFonts w:cs="Arial"/>
          <w:szCs w:val="22"/>
          <w:lang w:val="en-GB"/>
        </w:rPr>
      </w:pPr>
      <w:r>
        <w:rPr>
          <w:rFonts w:cs="Arial"/>
          <w:szCs w:val="22"/>
          <w:lang w:val="en-GB"/>
        </w:rPr>
        <w:t>Lo</w:t>
      </w:r>
      <w:r w:rsidR="00D033E2" w:rsidRPr="00BE65BF">
        <w:rPr>
          <w:rFonts w:cs="Arial"/>
          <w:szCs w:val="22"/>
          <w:lang w:val="en-GB"/>
        </w:rPr>
        <w:t xml:space="preserve">g into the advanced portal using the default credentials of </w:t>
      </w:r>
      <w:r w:rsidR="005945D0">
        <w:rPr>
          <w:rFonts w:ascii="Courier New" w:hAnsi="Courier New" w:cs="Courier New"/>
          <w:b/>
          <w:color w:val="FF0000"/>
          <w:szCs w:val="22"/>
          <w:lang w:val="en-GB"/>
        </w:rPr>
        <w:t>admin /</w:t>
      </w:r>
      <w:r w:rsidR="00666CBF">
        <w:rPr>
          <w:rFonts w:ascii="Courier New" w:hAnsi="Courier New" w:cs="Courier New"/>
          <w:b/>
          <w:color w:val="FF0000"/>
          <w:szCs w:val="22"/>
          <w:lang w:val="en-GB"/>
        </w:rPr>
        <w:t>Passw0rd!</w:t>
      </w:r>
      <w:r>
        <w:rPr>
          <w:rFonts w:cs="Arial"/>
          <w:color w:val="FF0000"/>
          <w:szCs w:val="22"/>
          <w:lang w:val="en-GB"/>
        </w:rPr>
        <w:t xml:space="preserve"> </w:t>
      </w:r>
      <w:r w:rsidRPr="00A56714">
        <w:rPr>
          <w:rFonts w:cs="Arial"/>
          <w:szCs w:val="22"/>
          <w:lang w:val="en-GB"/>
        </w:rPr>
        <w:t>in</w:t>
      </w:r>
      <w:r>
        <w:rPr>
          <w:rFonts w:cs="Arial"/>
          <w:szCs w:val="22"/>
          <w:lang w:val="en-GB"/>
        </w:rPr>
        <w:t xml:space="preserve"> </w:t>
      </w:r>
      <w:r w:rsidRPr="00BE65BF">
        <w:rPr>
          <w:rFonts w:cs="Arial"/>
          <w:szCs w:val="22"/>
          <w:lang w:val="en-GB"/>
        </w:rPr>
        <w:t>the VMware console</w:t>
      </w:r>
      <w:r>
        <w:rPr>
          <w:rFonts w:cs="Arial"/>
          <w:szCs w:val="22"/>
          <w:lang w:val="en-GB"/>
        </w:rPr>
        <w:t>.</w:t>
      </w:r>
    </w:p>
    <w:p w14:paraId="7A593675" w14:textId="67137A90" w:rsidR="00D033E2" w:rsidRDefault="00D033E2" w:rsidP="00774CC5">
      <w:pPr>
        <w:numPr>
          <w:ilvl w:val="0"/>
          <w:numId w:val="35"/>
        </w:numPr>
        <w:spacing w:before="0" w:after="200" w:line="360" w:lineRule="auto"/>
        <w:contextualSpacing/>
        <w:rPr>
          <w:rFonts w:cs="Arial"/>
          <w:szCs w:val="22"/>
          <w:lang w:val="en-GB"/>
        </w:rPr>
      </w:pPr>
      <w:r w:rsidRPr="00BE65BF">
        <w:rPr>
          <w:rFonts w:cs="Arial"/>
          <w:szCs w:val="22"/>
          <w:lang w:val="en-GB"/>
        </w:rPr>
        <w:t>Change the networking</w:t>
      </w:r>
      <w:r w:rsidR="00E50AAC">
        <w:rPr>
          <w:rFonts w:cs="Arial"/>
          <w:szCs w:val="22"/>
          <w:lang w:val="en-GB"/>
        </w:rPr>
        <w:t xml:space="preserve"> for the eth0 interface on the </w:t>
      </w:r>
      <w:r w:rsidRPr="00BE65BF">
        <w:rPr>
          <w:rFonts w:cs="Arial"/>
          <w:szCs w:val="22"/>
          <w:lang w:val="en-GB"/>
        </w:rPr>
        <w:t>portal by doing the following</w:t>
      </w:r>
    </w:p>
    <w:p w14:paraId="4B8B2F9F" w14:textId="77777777" w:rsidR="00D033E2" w:rsidRPr="00BE65BF" w:rsidRDefault="00D033E2" w:rsidP="00774CC5">
      <w:pPr>
        <w:numPr>
          <w:ilvl w:val="1"/>
          <w:numId w:val="36"/>
        </w:numPr>
        <w:spacing w:before="0" w:after="200" w:line="360" w:lineRule="auto"/>
        <w:contextualSpacing/>
        <w:rPr>
          <w:rFonts w:cs="Arial"/>
          <w:szCs w:val="22"/>
          <w:lang w:val="en-GB"/>
        </w:rPr>
      </w:pPr>
      <w:r>
        <w:rPr>
          <w:rFonts w:cs="Arial"/>
          <w:szCs w:val="22"/>
          <w:lang w:val="en-GB"/>
        </w:rPr>
        <w:t>Typ</w:t>
      </w:r>
      <w:r w:rsidRPr="00BE65BF">
        <w:rPr>
          <w:rFonts w:cs="Arial"/>
          <w:szCs w:val="22"/>
          <w:lang w:val="en-GB"/>
        </w:rPr>
        <w:t xml:space="preserve">e in </w:t>
      </w:r>
      <w:r w:rsidRPr="00212E8E">
        <w:rPr>
          <w:rFonts w:ascii="Courier New" w:hAnsi="Courier New" w:cs="Courier New"/>
          <w:b/>
          <w:szCs w:val="22"/>
          <w:lang w:val="en-GB"/>
        </w:rPr>
        <w:t>sudo nano /etc/network/interfaces</w:t>
      </w:r>
    </w:p>
    <w:p w14:paraId="35AED030" w14:textId="77777777" w:rsidR="00D033E2" w:rsidRPr="00BE65BF" w:rsidRDefault="00D033E2" w:rsidP="00774CC5">
      <w:pPr>
        <w:numPr>
          <w:ilvl w:val="1"/>
          <w:numId w:val="36"/>
        </w:numPr>
        <w:spacing w:before="0" w:after="200" w:line="360" w:lineRule="auto"/>
        <w:contextualSpacing/>
        <w:rPr>
          <w:rFonts w:cs="Arial"/>
          <w:szCs w:val="22"/>
          <w:lang w:val="en-GB"/>
        </w:rPr>
      </w:pPr>
      <w:r w:rsidRPr="00BE65BF">
        <w:rPr>
          <w:rFonts w:cs="Arial"/>
          <w:szCs w:val="22"/>
          <w:lang w:val="en-GB"/>
        </w:rPr>
        <w:t>We will be focusing on the following sections in this file</w:t>
      </w:r>
    </w:p>
    <w:p w14:paraId="0E758AB9" w14:textId="77777777" w:rsidR="00D033E2" w:rsidRPr="00BE65BF" w:rsidRDefault="00D033E2" w:rsidP="00D033E2">
      <w:pPr>
        <w:spacing w:before="0" w:after="200" w:line="276" w:lineRule="auto"/>
        <w:contextualSpacing/>
        <w:rPr>
          <w:rFonts w:cs="Arial"/>
          <w:szCs w:val="22"/>
          <w:lang w:val="en-GB"/>
        </w:rPr>
      </w:pPr>
      <w:r w:rsidRPr="00BE65BF">
        <w:rPr>
          <w:rFonts w:cs="Arial"/>
          <w:noProof/>
          <w:szCs w:val="22"/>
        </w:rPr>
        <w:drawing>
          <wp:inline distT="0" distB="0" distL="0" distR="0" wp14:anchorId="21960014" wp14:editId="128DBC2F">
            <wp:extent cx="6328729" cy="12083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3513" cy="1213046"/>
                    </a:xfrm>
                    <a:prstGeom prst="rect">
                      <a:avLst/>
                    </a:prstGeom>
                    <a:noFill/>
                    <a:ln>
                      <a:noFill/>
                    </a:ln>
                  </pic:spPr>
                </pic:pic>
              </a:graphicData>
            </a:graphic>
          </wp:inline>
        </w:drawing>
      </w:r>
    </w:p>
    <w:p w14:paraId="4E57810C" w14:textId="77777777" w:rsidR="00D033E2" w:rsidRPr="00BE65BF" w:rsidRDefault="00D033E2" w:rsidP="00774CC5">
      <w:pPr>
        <w:numPr>
          <w:ilvl w:val="1"/>
          <w:numId w:val="37"/>
        </w:numPr>
        <w:spacing w:before="0" w:after="200" w:line="360" w:lineRule="auto"/>
        <w:contextualSpacing/>
        <w:rPr>
          <w:rFonts w:cs="Arial"/>
          <w:szCs w:val="22"/>
          <w:lang w:val="en-GB"/>
        </w:rPr>
      </w:pPr>
      <w:r w:rsidRPr="00BE65BF">
        <w:rPr>
          <w:rFonts w:cs="Arial"/>
          <w:szCs w:val="22"/>
          <w:lang w:val="en-GB"/>
        </w:rPr>
        <w:t xml:space="preserve">Change the Primary network interface information </w:t>
      </w:r>
      <w:r>
        <w:rPr>
          <w:rFonts w:cs="Arial"/>
          <w:szCs w:val="22"/>
          <w:lang w:val="en-GB"/>
        </w:rPr>
        <w:t>to the following</w:t>
      </w:r>
      <w:r w:rsidRPr="00BE65BF">
        <w:rPr>
          <w:rFonts w:cs="Arial"/>
          <w:szCs w:val="22"/>
          <w:lang w:val="en-GB"/>
        </w:rPr>
        <w:t>:</w:t>
      </w:r>
    </w:p>
    <w:p w14:paraId="0DFE78C9" w14:textId="77777777" w:rsidR="00D033E2" w:rsidRPr="00212E8E" w:rsidRDefault="00D033E2" w:rsidP="00D033E2">
      <w:pPr>
        <w:spacing w:before="0" w:after="200" w:line="360" w:lineRule="auto"/>
        <w:contextualSpacing/>
        <w:rPr>
          <w:rFonts w:ascii="Courier New" w:hAnsi="Courier New" w:cs="Courier New"/>
          <w:b/>
          <w:szCs w:val="22"/>
        </w:rPr>
      </w:pPr>
      <w:r w:rsidRPr="00BE65BF">
        <w:rPr>
          <w:rFonts w:cs="Arial"/>
          <w:szCs w:val="22"/>
        </w:rPr>
        <w:tab/>
      </w:r>
      <w:r w:rsidRPr="00212E8E">
        <w:rPr>
          <w:rFonts w:ascii="Courier New" w:hAnsi="Courier New" w:cs="Courier New"/>
          <w:b/>
          <w:szCs w:val="22"/>
        </w:rPr>
        <w:t>allow-hotplug eth0</w:t>
      </w:r>
    </w:p>
    <w:p w14:paraId="766C7F2C" w14:textId="77777777" w:rsidR="00D033E2" w:rsidRPr="00212E8E" w:rsidRDefault="00D033E2" w:rsidP="00D033E2">
      <w:pPr>
        <w:spacing w:before="0" w:after="200" w:line="360" w:lineRule="auto"/>
        <w:contextualSpacing/>
        <w:rPr>
          <w:rFonts w:ascii="Courier New" w:hAnsi="Courier New" w:cs="Courier New"/>
          <w:b/>
          <w:szCs w:val="22"/>
        </w:rPr>
      </w:pPr>
      <w:r w:rsidRPr="00212E8E">
        <w:rPr>
          <w:rFonts w:ascii="Courier New" w:hAnsi="Courier New" w:cs="Courier New"/>
          <w:b/>
          <w:szCs w:val="22"/>
        </w:rPr>
        <w:tab/>
        <w:t>iface eth0 inet static</w:t>
      </w:r>
      <w:r w:rsidRPr="00212E8E">
        <w:rPr>
          <w:rFonts w:ascii="Courier New" w:hAnsi="Courier New" w:cs="Courier New"/>
          <w:b/>
          <w:szCs w:val="22"/>
        </w:rPr>
        <w:tab/>
      </w:r>
    </w:p>
    <w:p w14:paraId="3B57B81E" w14:textId="77777777" w:rsidR="00D033E2" w:rsidRPr="00212E8E" w:rsidRDefault="00D033E2" w:rsidP="00D033E2">
      <w:pPr>
        <w:spacing w:before="0" w:after="200" w:line="360" w:lineRule="auto"/>
        <w:contextualSpacing/>
        <w:rPr>
          <w:rFonts w:ascii="Courier New" w:hAnsi="Courier New" w:cs="Courier New"/>
          <w:b/>
          <w:szCs w:val="22"/>
        </w:rPr>
      </w:pPr>
      <w:r w:rsidRPr="00212E8E">
        <w:rPr>
          <w:rFonts w:ascii="Courier New" w:hAnsi="Courier New" w:cs="Courier New"/>
          <w:b/>
          <w:szCs w:val="22"/>
        </w:rPr>
        <w:tab/>
        <w:t xml:space="preserve">address </w:t>
      </w:r>
      <w:r w:rsidRPr="00212E8E">
        <w:rPr>
          <w:rFonts w:ascii="Courier New" w:hAnsi="Courier New" w:cs="Courier New"/>
          <w:b/>
          <w:iCs/>
          <w:color w:val="FF0000"/>
          <w:szCs w:val="22"/>
        </w:rPr>
        <w:t>192.168.225.20</w:t>
      </w:r>
    </w:p>
    <w:p w14:paraId="2F3F1790" w14:textId="77777777" w:rsidR="00D033E2" w:rsidRPr="00212E8E" w:rsidRDefault="00D033E2" w:rsidP="00D033E2">
      <w:pPr>
        <w:spacing w:before="0" w:after="200" w:line="360" w:lineRule="auto"/>
        <w:contextualSpacing/>
        <w:rPr>
          <w:rFonts w:ascii="Courier New" w:hAnsi="Courier New" w:cs="Courier New"/>
          <w:b/>
          <w:szCs w:val="22"/>
        </w:rPr>
      </w:pPr>
      <w:r w:rsidRPr="00212E8E">
        <w:rPr>
          <w:rFonts w:ascii="Courier New" w:hAnsi="Courier New" w:cs="Courier New"/>
          <w:b/>
          <w:szCs w:val="22"/>
        </w:rPr>
        <w:tab/>
        <w:t xml:space="preserve">netmask </w:t>
      </w:r>
      <w:r w:rsidRPr="00212E8E">
        <w:rPr>
          <w:rFonts w:ascii="Courier New" w:hAnsi="Courier New" w:cs="Courier New"/>
          <w:b/>
          <w:color w:val="FF0000"/>
          <w:szCs w:val="22"/>
        </w:rPr>
        <w:t>255.255.255.0</w:t>
      </w:r>
    </w:p>
    <w:p w14:paraId="2277BFCA" w14:textId="77777777" w:rsidR="00D033E2" w:rsidRPr="00212E8E" w:rsidRDefault="00D033E2" w:rsidP="00D033E2">
      <w:pPr>
        <w:spacing w:before="0" w:after="200" w:line="360" w:lineRule="auto"/>
        <w:contextualSpacing/>
        <w:rPr>
          <w:rFonts w:ascii="Courier New" w:hAnsi="Courier New" w:cs="Courier New"/>
          <w:b/>
          <w:i/>
          <w:iCs/>
          <w:szCs w:val="22"/>
        </w:rPr>
      </w:pPr>
      <w:r w:rsidRPr="00212E8E">
        <w:rPr>
          <w:rFonts w:ascii="Courier New" w:hAnsi="Courier New" w:cs="Courier New"/>
          <w:b/>
          <w:szCs w:val="22"/>
        </w:rPr>
        <w:tab/>
        <w:t xml:space="preserve">gateway </w:t>
      </w:r>
      <w:r w:rsidRPr="00212E8E">
        <w:rPr>
          <w:rFonts w:ascii="Courier New" w:hAnsi="Courier New" w:cs="Courier New"/>
          <w:b/>
          <w:iCs/>
          <w:color w:val="FF0000"/>
          <w:szCs w:val="22"/>
        </w:rPr>
        <w:t>192.168.225.2</w:t>
      </w:r>
    </w:p>
    <w:p w14:paraId="67055F01" w14:textId="7C8A258A" w:rsidR="001D59EF" w:rsidRDefault="001D59EF">
      <w:pPr>
        <w:spacing w:before="0" w:after="0"/>
        <w:rPr>
          <w:rFonts w:cs="Arial"/>
          <w:i/>
          <w:iCs/>
          <w:szCs w:val="22"/>
        </w:rPr>
      </w:pPr>
      <w:r>
        <w:rPr>
          <w:rFonts w:cs="Arial"/>
          <w:i/>
          <w:iCs/>
          <w:szCs w:val="22"/>
        </w:rPr>
        <w:br w:type="page"/>
      </w:r>
    </w:p>
    <w:p w14:paraId="5ACF0915" w14:textId="77777777" w:rsidR="00D033E2" w:rsidRPr="00BE65BF" w:rsidRDefault="00D033E2" w:rsidP="00D033E2">
      <w:pPr>
        <w:spacing w:before="0" w:after="200" w:line="360" w:lineRule="auto"/>
        <w:contextualSpacing/>
        <w:rPr>
          <w:rFonts w:cs="Arial"/>
          <w:i/>
          <w:iCs/>
          <w:szCs w:val="22"/>
        </w:rPr>
      </w:pPr>
    </w:p>
    <w:p w14:paraId="541A9329" w14:textId="77777777" w:rsidR="00D033E2" w:rsidRDefault="00D033E2" w:rsidP="00774CC5">
      <w:pPr>
        <w:numPr>
          <w:ilvl w:val="1"/>
          <w:numId w:val="37"/>
        </w:numPr>
        <w:spacing w:before="0" w:after="200" w:line="360" w:lineRule="auto"/>
        <w:contextualSpacing/>
        <w:rPr>
          <w:rFonts w:cs="Arial"/>
          <w:szCs w:val="22"/>
          <w:lang w:val="en-GB"/>
        </w:rPr>
      </w:pPr>
      <w:r>
        <w:rPr>
          <w:rFonts w:cs="Arial"/>
          <w:szCs w:val="22"/>
          <w:lang w:val="en-GB"/>
        </w:rPr>
        <w:t>C</w:t>
      </w:r>
      <w:r w:rsidRPr="00BE65BF">
        <w:rPr>
          <w:rFonts w:cs="Arial"/>
          <w:szCs w:val="22"/>
          <w:lang w:val="en-GB"/>
        </w:rPr>
        <w:t>omment out the two lines under secondary interface</w:t>
      </w:r>
      <w:r>
        <w:rPr>
          <w:rFonts w:cs="Arial"/>
          <w:szCs w:val="22"/>
          <w:lang w:val="en-GB"/>
        </w:rPr>
        <w:t>. The screen should appear like below.</w:t>
      </w:r>
    </w:p>
    <w:p w14:paraId="1A8C7805" w14:textId="77777777" w:rsidR="00D033E2" w:rsidRPr="00BE65BF" w:rsidRDefault="00D033E2" w:rsidP="00D033E2">
      <w:pPr>
        <w:spacing w:before="0" w:after="200" w:line="360" w:lineRule="auto"/>
        <w:contextualSpacing/>
        <w:rPr>
          <w:rFonts w:cs="Arial"/>
          <w:szCs w:val="22"/>
          <w:lang w:val="en-GB"/>
        </w:rPr>
      </w:pPr>
      <w:r>
        <w:rPr>
          <w:noProof/>
        </w:rPr>
        <w:drawing>
          <wp:inline distT="0" distB="0" distL="0" distR="0" wp14:anchorId="62792466" wp14:editId="5C764847">
            <wp:extent cx="2786743" cy="1513786"/>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791518" cy="1516380"/>
                    </a:xfrm>
                    <a:prstGeom prst="rect">
                      <a:avLst/>
                    </a:prstGeom>
                  </pic:spPr>
                </pic:pic>
              </a:graphicData>
            </a:graphic>
          </wp:inline>
        </w:drawing>
      </w:r>
    </w:p>
    <w:p w14:paraId="19E50F6A" w14:textId="6E10A71B" w:rsidR="00D033E2" w:rsidRDefault="00D033E2" w:rsidP="00774CC5">
      <w:pPr>
        <w:numPr>
          <w:ilvl w:val="1"/>
          <w:numId w:val="37"/>
        </w:numPr>
        <w:spacing w:before="0" w:after="200" w:line="360" w:lineRule="auto"/>
        <w:contextualSpacing/>
        <w:rPr>
          <w:rFonts w:cs="Arial"/>
          <w:szCs w:val="22"/>
          <w:lang w:val="en-GB"/>
        </w:rPr>
      </w:pPr>
      <w:r>
        <w:rPr>
          <w:rFonts w:cs="Arial"/>
          <w:szCs w:val="22"/>
          <w:lang w:val="en-GB"/>
        </w:rPr>
        <w:t>Key</w:t>
      </w:r>
      <w:r w:rsidRPr="00BE65BF">
        <w:rPr>
          <w:rFonts w:cs="Arial"/>
          <w:szCs w:val="22"/>
          <w:lang w:val="en-GB"/>
        </w:rPr>
        <w:t xml:space="preserve"> </w:t>
      </w:r>
      <w:r w:rsidRPr="00E0578F">
        <w:rPr>
          <w:rFonts w:cs="Arial"/>
          <w:b/>
          <w:szCs w:val="22"/>
          <w:lang w:val="en-GB"/>
        </w:rPr>
        <w:t>C</w:t>
      </w:r>
      <w:r w:rsidR="00E50AAC">
        <w:rPr>
          <w:rFonts w:cs="Arial"/>
          <w:b/>
          <w:szCs w:val="22"/>
          <w:lang w:val="en-GB"/>
        </w:rPr>
        <w:t xml:space="preserve">trl </w:t>
      </w:r>
      <w:r w:rsidRPr="0045094F">
        <w:rPr>
          <w:rFonts w:cs="Arial"/>
          <w:b/>
          <w:szCs w:val="22"/>
          <w:lang w:val="en-GB"/>
        </w:rPr>
        <w:t>+ x</w:t>
      </w:r>
      <w:r>
        <w:rPr>
          <w:rFonts w:cs="Arial"/>
          <w:szCs w:val="22"/>
          <w:lang w:val="en-GB"/>
        </w:rPr>
        <w:t xml:space="preserve"> to exit;</w:t>
      </w:r>
      <w:r w:rsidRPr="00BE65BF">
        <w:rPr>
          <w:rFonts w:cs="Arial"/>
          <w:szCs w:val="22"/>
          <w:lang w:val="en-GB"/>
        </w:rPr>
        <w:t xml:space="preserve"> </w:t>
      </w:r>
      <w:r w:rsidRPr="0045094F">
        <w:rPr>
          <w:rFonts w:cs="Arial"/>
          <w:b/>
          <w:szCs w:val="22"/>
          <w:lang w:val="en-GB"/>
        </w:rPr>
        <w:t xml:space="preserve"> </w:t>
      </w:r>
      <w:r>
        <w:rPr>
          <w:rFonts w:cs="Arial"/>
          <w:b/>
          <w:szCs w:val="22"/>
          <w:lang w:val="en-GB"/>
        </w:rPr>
        <w:t>y</w:t>
      </w:r>
      <w:r>
        <w:rPr>
          <w:rFonts w:cs="Arial"/>
          <w:szCs w:val="22"/>
          <w:lang w:val="en-GB"/>
        </w:rPr>
        <w:t xml:space="preserve"> to save the changes;  </w:t>
      </w:r>
      <w:r w:rsidRPr="0045094F">
        <w:rPr>
          <w:rFonts w:cs="Arial"/>
          <w:b/>
          <w:szCs w:val="22"/>
          <w:lang w:val="en-GB"/>
        </w:rPr>
        <w:t>Enter</w:t>
      </w:r>
      <w:r>
        <w:rPr>
          <w:rFonts w:cs="Arial"/>
          <w:szCs w:val="22"/>
          <w:lang w:val="en-GB"/>
        </w:rPr>
        <w:t xml:space="preserve"> to write. Expect a response like:</w:t>
      </w:r>
    </w:p>
    <w:p w14:paraId="038D26CF" w14:textId="33A76321" w:rsidR="00D033E2" w:rsidRPr="0045094F" w:rsidRDefault="00E744E0" w:rsidP="00D033E2">
      <w:pPr>
        <w:spacing w:before="0" w:after="200" w:line="360" w:lineRule="auto"/>
        <w:ind w:left="720"/>
        <w:contextualSpacing/>
        <w:rPr>
          <w:rFonts w:cs="Arial"/>
          <w:b/>
          <w:szCs w:val="22"/>
          <w:lang w:val="en-GB"/>
        </w:rPr>
      </w:pPr>
      <w:r>
        <w:rPr>
          <w:rFonts w:cs="Arial"/>
          <w:b/>
          <w:szCs w:val="22"/>
          <w:lang w:val="en-GB"/>
        </w:rPr>
        <w:t>[Wrote 20</w:t>
      </w:r>
      <w:r w:rsidR="00D033E2" w:rsidRPr="0045094F">
        <w:rPr>
          <w:rFonts w:cs="Arial"/>
          <w:b/>
          <w:szCs w:val="22"/>
          <w:lang w:val="en-GB"/>
        </w:rPr>
        <w:t xml:space="preserve"> lines ] </w:t>
      </w:r>
      <w:r w:rsidR="00D033E2" w:rsidRPr="00610FC3">
        <w:rPr>
          <w:rFonts w:cs="Arial"/>
          <w:szCs w:val="22"/>
          <w:lang w:val="en-GB"/>
        </w:rPr>
        <w:t>and focus returns to the</w:t>
      </w:r>
      <w:r w:rsidR="00D033E2">
        <w:rPr>
          <w:rFonts w:cs="Arial"/>
          <w:b/>
          <w:szCs w:val="22"/>
          <w:lang w:val="en-GB"/>
        </w:rPr>
        <w:t xml:space="preserve"> </w:t>
      </w:r>
      <w:r w:rsidR="00D033E2">
        <w:rPr>
          <w:rFonts w:cs="Arial"/>
          <w:szCs w:val="22"/>
          <w:lang w:val="en-GB"/>
        </w:rPr>
        <w:t>command line.</w:t>
      </w:r>
    </w:p>
    <w:p w14:paraId="591689BF" w14:textId="35659616" w:rsidR="00D033E2" w:rsidRDefault="00D033E2" w:rsidP="00774CC5">
      <w:pPr>
        <w:numPr>
          <w:ilvl w:val="1"/>
          <w:numId w:val="37"/>
        </w:numPr>
        <w:spacing w:before="0" w:after="200" w:line="360" w:lineRule="auto"/>
        <w:contextualSpacing/>
        <w:rPr>
          <w:rFonts w:cs="Arial"/>
          <w:szCs w:val="22"/>
          <w:lang w:val="en-GB"/>
        </w:rPr>
      </w:pPr>
      <w:r w:rsidRPr="00BE65BF">
        <w:rPr>
          <w:rFonts w:cs="Arial"/>
          <w:szCs w:val="22"/>
          <w:lang w:val="en-GB"/>
        </w:rPr>
        <w:t>You will need to recycle netw</w:t>
      </w:r>
      <w:r w:rsidR="006D6BDA">
        <w:rPr>
          <w:rFonts w:cs="Arial"/>
          <w:szCs w:val="22"/>
          <w:lang w:val="en-GB"/>
        </w:rPr>
        <w:t>orking by typing the following or reboot the VM. [In my case I had to reboot the VM every time]</w:t>
      </w:r>
      <w:r w:rsidRPr="00BE65BF">
        <w:rPr>
          <w:rFonts w:cs="Arial"/>
          <w:szCs w:val="22"/>
          <w:lang w:val="en-GB"/>
        </w:rPr>
        <w:t>:</w:t>
      </w:r>
    </w:p>
    <w:p w14:paraId="50AF4737"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ifdown eth0</w:t>
      </w:r>
    </w:p>
    <w:p w14:paraId="6F4BF938"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ifup eth0</w:t>
      </w:r>
    </w:p>
    <w:p w14:paraId="50A4DD4B"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/etc/init.d/networking stop</w:t>
      </w:r>
    </w:p>
    <w:p w14:paraId="5FCA5B23"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/etc/init.d/networking start</w:t>
      </w:r>
    </w:p>
    <w:p w14:paraId="71174632"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rPr>
        <w:t>If all went well, expect to see:</w:t>
      </w:r>
      <w:r w:rsidRPr="00421891">
        <w:rPr>
          <w:rFonts w:ascii="Courier New" w:hAnsi="Courier New" w:cs="Courier New"/>
          <w:b/>
        </w:rPr>
        <w:t xml:space="preserve"> </w:t>
      </w:r>
    </w:p>
    <w:p w14:paraId="66A1F246" w14:textId="77777777" w:rsidR="001D59EF" w:rsidRDefault="00D033E2" w:rsidP="001D59EF">
      <w:pPr>
        <w:spacing w:line="360" w:lineRule="auto"/>
        <w:ind w:left="792"/>
        <w:rPr>
          <w:rFonts w:ascii="Courier New" w:hAnsi="Courier New" w:cs="Courier New"/>
          <w:b/>
        </w:rPr>
      </w:pPr>
      <w:r w:rsidRPr="00421891">
        <w:rPr>
          <w:rFonts w:ascii="Courier New" w:hAnsi="Courier New" w:cs="Courier New"/>
          <w:b/>
        </w:rPr>
        <w:t>[ OK ] Configuring network interfaces . . . . done</w:t>
      </w:r>
    </w:p>
    <w:p w14:paraId="7215BEBF" w14:textId="330B95F0" w:rsidR="001D59EF" w:rsidRDefault="001D59EF" w:rsidP="001D59EF">
      <w:pPr>
        <w:numPr>
          <w:ilvl w:val="1"/>
          <w:numId w:val="37"/>
        </w:numPr>
        <w:spacing w:before="0" w:after="200" w:line="360" w:lineRule="auto"/>
        <w:contextualSpacing/>
        <w:rPr>
          <w:rFonts w:cs="Arial"/>
          <w:szCs w:val="22"/>
          <w:lang w:val="en-GB"/>
        </w:rPr>
      </w:pPr>
      <w:r w:rsidRPr="00973FF9">
        <w:rPr>
          <w:rFonts w:cs="Arial"/>
          <w:szCs w:val="22"/>
          <w:lang w:val="en-GB"/>
        </w:rPr>
        <w:t xml:space="preserve">Issue the command </w:t>
      </w:r>
      <w:r w:rsidRPr="00973FF9">
        <w:rPr>
          <w:rFonts w:ascii="Courier New" w:hAnsi="Courier New" w:cs="Courier New"/>
          <w:b/>
          <w:szCs w:val="22"/>
          <w:lang w:val="en-GB"/>
        </w:rPr>
        <w:t>ifconfig</w:t>
      </w:r>
      <w:r w:rsidRPr="00973FF9">
        <w:rPr>
          <w:rFonts w:cs="Arial"/>
          <w:szCs w:val="22"/>
          <w:lang w:val="en-GB"/>
        </w:rPr>
        <w:t xml:space="preserve"> to </w:t>
      </w:r>
      <w:r>
        <w:rPr>
          <w:rFonts w:cs="Arial"/>
          <w:szCs w:val="22"/>
          <w:lang w:val="en-GB"/>
        </w:rPr>
        <w:t xml:space="preserve">verify that eth0 addressing is correct – </w:t>
      </w:r>
      <w:r w:rsidRPr="00421891">
        <w:rPr>
          <w:rFonts w:cs="Arial"/>
          <w:b/>
          <w:szCs w:val="22"/>
          <w:lang w:val="en-GB"/>
        </w:rPr>
        <w:t>192.168.225.20</w:t>
      </w:r>
      <w:r>
        <w:rPr>
          <w:rFonts w:cs="Arial"/>
          <w:szCs w:val="22"/>
          <w:lang w:val="en-GB"/>
        </w:rPr>
        <w:t>.</w:t>
      </w:r>
    </w:p>
    <w:p w14:paraId="616DDF4D" w14:textId="4F1C8143" w:rsidR="001D59EF" w:rsidRDefault="001D59EF" w:rsidP="001D59EF">
      <w:pPr>
        <w:spacing w:before="0" w:after="200" w:line="360" w:lineRule="auto"/>
        <w:ind w:left="792"/>
        <w:contextualSpacing/>
        <w:rPr>
          <w:rFonts w:cs="Arial"/>
          <w:szCs w:val="22"/>
          <w:lang w:val="en-GB"/>
        </w:rPr>
      </w:pPr>
      <w:r>
        <w:rPr>
          <w:noProof/>
        </w:rPr>
        <w:drawing>
          <wp:inline distT="0" distB="0" distL="0" distR="0" wp14:anchorId="1397BD96" wp14:editId="3F50D997">
            <wp:extent cx="6353527" cy="598714"/>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50250" cy="598405"/>
                    </a:xfrm>
                    <a:prstGeom prst="rect">
                      <a:avLst/>
                    </a:prstGeom>
                  </pic:spPr>
                </pic:pic>
              </a:graphicData>
            </a:graphic>
          </wp:inline>
        </w:drawing>
      </w:r>
    </w:p>
    <w:p w14:paraId="539C3E79" w14:textId="77777777" w:rsidR="001D59EF" w:rsidRPr="001D59EF" w:rsidRDefault="001D59EF" w:rsidP="001D59EF">
      <w:pPr>
        <w:spacing w:before="0" w:after="200" w:line="360" w:lineRule="auto"/>
        <w:ind w:left="792"/>
        <w:contextualSpacing/>
        <w:rPr>
          <w:rFonts w:cs="Arial"/>
          <w:szCs w:val="22"/>
          <w:lang w:val="en-GB"/>
        </w:rPr>
      </w:pPr>
    </w:p>
    <w:p w14:paraId="33BA166F" w14:textId="1DABF3B8" w:rsidR="009D42F2" w:rsidRPr="001D59EF" w:rsidRDefault="001D59EF" w:rsidP="001D59EF">
      <w:pPr>
        <w:pStyle w:val="ListParagraph"/>
        <w:numPr>
          <w:ilvl w:val="1"/>
          <w:numId w:val="37"/>
        </w:numPr>
        <w:spacing w:line="360" w:lineRule="auto"/>
        <w:rPr>
          <w:color w:val="FF0000"/>
        </w:rPr>
      </w:pPr>
      <w:r w:rsidRPr="001D59EF">
        <w:rPr>
          <w:rFonts w:ascii="Courier New" w:hAnsi="Courier New" w:cs="Courier New"/>
        </w:rPr>
        <w:t>A</w:t>
      </w:r>
      <w:r w:rsidR="009D42F2">
        <w:t xml:space="preserve">dd hostname entries for the management, gateway and porta into the /etc/hosts file on the developer portal via </w:t>
      </w:r>
      <w:r w:rsidR="009D42F2" w:rsidRPr="001D59EF">
        <w:rPr>
          <w:color w:val="FF0000"/>
        </w:rPr>
        <w:t>sudo vi /etc/hosts.  Note there is a tab between the IP address and the hostname below.</w:t>
      </w:r>
    </w:p>
    <w:p w14:paraId="33BE0F09" w14:textId="2E9DDEDC" w:rsidR="001D59EF" w:rsidRPr="002B1EDC" w:rsidRDefault="00121521" w:rsidP="001D59EF">
      <w:pPr>
        <w:pStyle w:val="ListParagraph"/>
        <w:ind w:left="792"/>
        <w:rPr>
          <w:color w:val="FF0000"/>
        </w:rPr>
      </w:pPr>
      <w:r>
        <w:rPr>
          <w:noProof/>
          <w:lang w:val="en-US"/>
        </w:rPr>
        <w:lastRenderedPageBreak/>
        <w:drawing>
          <wp:inline distT="0" distB="0" distL="0" distR="0" wp14:anchorId="2A1041C2" wp14:editId="4CB78232">
            <wp:extent cx="5319221" cy="15241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19221" cy="1524132"/>
                    </a:xfrm>
                    <a:prstGeom prst="rect">
                      <a:avLst/>
                    </a:prstGeom>
                  </pic:spPr>
                </pic:pic>
              </a:graphicData>
            </a:graphic>
          </wp:inline>
        </w:drawing>
      </w:r>
      <w:r>
        <w:rPr>
          <w:noProof/>
        </w:rPr>
        <w:t xml:space="preserve"> </w:t>
      </w:r>
    </w:p>
    <w:p w14:paraId="57199CD8" w14:textId="63AF933E" w:rsidR="009D42F2" w:rsidRPr="009D42F2" w:rsidRDefault="009D42F2" w:rsidP="001D59EF">
      <w:pPr>
        <w:pStyle w:val="ListParagraph"/>
        <w:spacing w:line="360" w:lineRule="auto"/>
        <w:ind w:left="792"/>
        <w:rPr>
          <w:rFonts w:cs="Arial"/>
        </w:rPr>
      </w:pPr>
    </w:p>
    <w:p w14:paraId="09ED701E" w14:textId="0FF2F954" w:rsidR="009651C5" w:rsidRPr="00176BF0" w:rsidRDefault="009651C5" w:rsidP="00176BF0">
      <w:pPr>
        <w:pStyle w:val="ListParagraph"/>
        <w:numPr>
          <w:ilvl w:val="0"/>
          <w:numId w:val="37"/>
        </w:numPr>
        <w:rPr>
          <w:rFonts w:ascii="Arial" w:hAnsi="Arial" w:cs="Arial"/>
        </w:rPr>
      </w:pPr>
      <w:r w:rsidRPr="00176BF0">
        <w:rPr>
          <w:rFonts w:ascii="Arial" w:hAnsi="Arial" w:cs="Arial"/>
        </w:rPr>
        <w:t>Via your browser, connect to the CMC portal and log in as the admin user.  Go to the settings menu option.  Select the Developer Portal section from the side menu.</w:t>
      </w:r>
    </w:p>
    <w:p w14:paraId="74F2E525" w14:textId="77777777" w:rsidR="009651C5" w:rsidRPr="00176BF0" w:rsidRDefault="009651C5" w:rsidP="009651C5">
      <w:pPr>
        <w:pStyle w:val="ListParagraph"/>
        <w:numPr>
          <w:ilvl w:val="2"/>
          <w:numId w:val="37"/>
        </w:numPr>
        <w:rPr>
          <w:rFonts w:ascii="Arial" w:hAnsi="Arial" w:cs="Arial"/>
        </w:rPr>
      </w:pPr>
      <w:r w:rsidRPr="00176BF0">
        <w:rPr>
          <w:rFonts w:ascii="Arial" w:hAnsi="Arial" w:cs="Arial"/>
        </w:rPr>
        <w:t>Enable Developer Portal by moving the slider to the right</w:t>
      </w:r>
    </w:p>
    <w:p w14:paraId="254DA9C4" w14:textId="77777777" w:rsidR="009651C5" w:rsidRPr="00176BF0" w:rsidRDefault="009651C5" w:rsidP="009651C5">
      <w:pPr>
        <w:pStyle w:val="ListParagraph"/>
        <w:numPr>
          <w:ilvl w:val="2"/>
          <w:numId w:val="37"/>
        </w:numPr>
        <w:rPr>
          <w:rFonts w:ascii="Arial" w:hAnsi="Arial" w:cs="Arial"/>
        </w:rPr>
      </w:pPr>
      <w:r w:rsidRPr="00176BF0">
        <w:rPr>
          <w:rFonts w:ascii="Arial" w:hAnsi="Arial" w:cs="Arial"/>
        </w:rPr>
        <w:t xml:space="preserve">Enter in the Portal Management Address -&gt; </w:t>
      </w:r>
      <w:r w:rsidRPr="00176BF0">
        <w:rPr>
          <w:rFonts w:ascii="Arial" w:hAnsi="Arial" w:cs="Arial"/>
          <w:color w:val="FF0000"/>
        </w:rPr>
        <w:t>192.168.225.20</w:t>
      </w:r>
    </w:p>
    <w:p w14:paraId="50E0ADD0" w14:textId="1155E751" w:rsidR="00D033E2" w:rsidRPr="00176BF0" w:rsidRDefault="009651C5" w:rsidP="00176BF0">
      <w:pPr>
        <w:pStyle w:val="ListParagraph"/>
        <w:numPr>
          <w:ilvl w:val="2"/>
          <w:numId w:val="37"/>
        </w:numPr>
        <w:rPr>
          <w:rFonts w:ascii="Arial" w:hAnsi="Arial" w:cs="Arial"/>
        </w:rPr>
      </w:pPr>
      <w:r w:rsidRPr="00176BF0">
        <w:rPr>
          <w:rFonts w:ascii="Arial" w:hAnsi="Arial" w:cs="Arial"/>
        </w:rPr>
        <w:t>See screenshot on following page</w:t>
      </w:r>
    </w:p>
    <w:p w14:paraId="7EE0EE02" w14:textId="1617B1D9" w:rsidR="00176BF0" w:rsidRPr="00176BF0" w:rsidRDefault="00176BF0" w:rsidP="00176BF0">
      <w:pPr>
        <w:pStyle w:val="ListParagraph"/>
        <w:ind w:left="1224"/>
      </w:pPr>
      <w:r>
        <w:rPr>
          <w:noProof/>
          <w:lang w:val="en-US"/>
        </w:rPr>
        <w:drawing>
          <wp:inline distT="0" distB="0" distL="0" distR="0" wp14:anchorId="260E93B2" wp14:editId="1844E08B">
            <wp:extent cx="6060440" cy="1958340"/>
            <wp:effectExtent l="0" t="0" r="0" b="381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9475" cy="1964491"/>
                    </a:xfrm>
                    <a:prstGeom prst="rect">
                      <a:avLst/>
                    </a:prstGeom>
                    <a:noFill/>
                    <a:ln>
                      <a:noFill/>
                    </a:ln>
                  </pic:spPr>
                </pic:pic>
              </a:graphicData>
            </a:graphic>
          </wp:inline>
        </w:drawing>
      </w:r>
    </w:p>
    <w:p w14:paraId="5678F0C2" w14:textId="7683AE82" w:rsidR="00D033E2" w:rsidRPr="00BE65BF" w:rsidRDefault="00D033E2" w:rsidP="00D033E2">
      <w:pPr>
        <w:spacing w:before="0" w:after="200" w:line="276" w:lineRule="auto"/>
        <w:contextualSpacing/>
        <w:rPr>
          <w:rFonts w:cs="Arial"/>
          <w:szCs w:val="22"/>
          <w:lang w:val="en-GB"/>
        </w:rPr>
      </w:pPr>
    </w:p>
    <w:p w14:paraId="72298DF4" w14:textId="1923F6C5" w:rsidR="00D033E2" w:rsidRPr="001D6664" w:rsidRDefault="00D033E2" w:rsidP="00774CC5">
      <w:pPr>
        <w:pStyle w:val="ListParagraph"/>
        <w:numPr>
          <w:ilvl w:val="0"/>
          <w:numId w:val="35"/>
        </w:numPr>
        <w:spacing w:line="360" w:lineRule="auto"/>
        <w:rPr>
          <w:rFonts w:ascii="Arial" w:hAnsi="Arial" w:cs="Arial"/>
        </w:rPr>
      </w:pPr>
      <w:r w:rsidRPr="001D6664">
        <w:rPr>
          <w:rFonts w:ascii="Arial" w:hAnsi="Arial" w:cs="Arial"/>
        </w:rPr>
        <w:t xml:space="preserve">Copy the public key </w:t>
      </w:r>
      <w:r w:rsidR="00394F0D">
        <w:rPr>
          <w:rFonts w:ascii="Arial" w:hAnsi="Arial" w:cs="Arial"/>
        </w:rPr>
        <w:t xml:space="preserve">block of text </w:t>
      </w:r>
      <w:r w:rsidRPr="001D6664">
        <w:rPr>
          <w:rFonts w:ascii="Arial" w:hAnsi="Arial" w:cs="Arial"/>
        </w:rPr>
        <w:t xml:space="preserve">from the same section to the </w:t>
      </w:r>
      <w:r w:rsidR="00A5319B" w:rsidRPr="001D6664">
        <w:rPr>
          <w:rFonts w:ascii="Arial" w:hAnsi="Arial" w:cs="Arial"/>
        </w:rPr>
        <w:t>clipboard</w:t>
      </w:r>
      <w:r w:rsidR="00A5319B">
        <w:rPr>
          <w:rFonts w:ascii="Arial" w:hAnsi="Arial" w:cs="Arial"/>
        </w:rPr>
        <w:t xml:space="preserve"> by selecting </w:t>
      </w:r>
      <w:r w:rsidR="00394F0D">
        <w:rPr>
          <w:rFonts w:ascii="Arial" w:hAnsi="Arial" w:cs="Arial"/>
        </w:rPr>
        <w:t xml:space="preserve">it </w:t>
      </w:r>
      <w:r w:rsidR="00A5319B">
        <w:rPr>
          <w:rFonts w:ascii="Arial" w:hAnsi="Arial" w:cs="Arial"/>
        </w:rPr>
        <w:t>and typing CN</w:t>
      </w:r>
      <w:r w:rsidR="00394F0D">
        <w:rPr>
          <w:rFonts w:ascii="Arial" w:hAnsi="Arial" w:cs="Arial"/>
        </w:rPr>
        <w:t>T</w:t>
      </w:r>
      <w:r w:rsidR="00A5319B">
        <w:rPr>
          <w:rFonts w:ascii="Arial" w:hAnsi="Arial" w:cs="Arial"/>
        </w:rPr>
        <w:t>RL – C.</w:t>
      </w:r>
    </w:p>
    <w:p w14:paraId="3F37CD71" w14:textId="77777777" w:rsidR="00D033E2" w:rsidRPr="001D6664" w:rsidRDefault="00D033E2" w:rsidP="00774CC5">
      <w:pPr>
        <w:pStyle w:val="ListParagraph"/>
        <w:numPr>
          <w:ilvl w:val="0"/>
          <w:numId w:val="35"/>
        </w:numPr>
        <w:spacing w:line="360" w:lineRule="auto"/>
        <w:rPr>
          <w:rFonts w:ascii="Arial" w:hAnsi="Arial" w:cs="Arial"/>
        </w:rPr>
      </w:pPr>
      <w:r w:rsidRPr="001D6664">
        <w:rPr>
          <w:rFonts w:ascii="Arial" w:hAnsi="Arial" w:cs="Arial"/>
        </w:rPr>
        <w:t>Go to your putty screen, type the following and then paste (mouse right click) the contents of the public key into the window</w:t>
      </w:r>
    </w:p>
    <w:p w14:paraId="5AD12F02" w14:textId="77777777" w:rsidR="00D033E2" w:rsidRPr="00212E8E" w:rsidRDefault="00D033E2" w:rsidP="00D033E2">
      <w:pPr>
        <w:spacing w:before="0" w:after="200" w:line="276" w:lineRule="auto"/>
        <w:ind w:left="720"/>
        <w:contextualSpacing/>
        <w:rPr>
          <w:rFonts w:ascii="Courier New" w:hAnsi="Courier New" w:cs="Courier New"/>
          <w:b/>
          <w:i/>
          <w:iCs/>
          <w:szCs w:val="22"/>
          <w:lang w:val="en-GB"/>
        </w:rPr>
      </w:pPr>
      <w:r w:rsidRPr="00212E8E">
        <w:rPr>
          <w:rFonts w:ascii="Courier New" w:hAnsi="Courier New" w:cs="Courier New"/>
          <w:b/>
          <w:szCs w:val="22"/>
          <w:lang w:val="en-GB"/>
        </w:rPr>
        <w:t xml:space="preserve">echo </w:t>
      </w:r>
      <w:r>
        <w:rPr>
          <w:rFonts w:ascii="Courier New" w:hAnsi="Courier New" w:cs="Courier New"/>
          <w:b/>
          <w:szCs w:val="22"/>
          <w:lang w:val="en-GB"/>
        </w:rPr>
        <w:t>“</w:t>
      </w:r>
      <w:r w:rsidRPr="00212E8E">
        <w:rPr>
          <w:rFonts w:ascii="Courier New" w:hAnsi="Courier New" w:cs="Courier New"/>
          <w:b/>
          <w:i/>
          <w:iCs/>
          <w:szCs w:val="22"/>
          <w:lang w:val="en-GB"/>
        </w:rPr>
        <w:t>contents_pasted_from_the_public_key_field"</w:t>
      </w:r>
      <w:r w:rsidRPr="00212E8E">
        <w:rPr>
          <w:rFonts w:ascii="Courier New" w:hAnsi="Courier New" w:cs="Courier New"/>
          <w:b/>
          <w:szCs w:val="22"/>
          <w:lang w:val="en-GB"/>
        </w:rPr>
        <w:t xml:space="preserve"> &gt; </w:t>
      </w:r>
      <w:r w:rsidRPr="00212E8E">
        <w:rPr>
          <w:rFonts w:ascii="Courier New" w:hAnsi="Courier New" w:cs="Courier New"/>
          <w:b/>
          <w:i/>
          <w:iCs/>
          <w:szCs w:val="22"/>
          <w:lang w:val="en-GB"/>
        </w:rPr>
        <w:t>key_file_name</w:t>
      </w:r>
    </w:p>
    <w:p w14:paraId="26053A18" w14:textId="77777777" w:rsidR="00D033E2" w:rsidRPr="00BE65BF" w:rsidRDefault="00D033E2" w:rsidP="00D033E2">
      <w:pPr>
        <w:spacing w:before="0" w:after="200" w:line="276" w:lineRule="auto"/>
        <w:ind w:left="720"/>
        <w:contextualSpacing/>
        <w:rPr>
          <w:rFonts w:cs="Arial"/>
          <w:szCs w:val="22"/>
          <w:lang w:val="en-GB"/>
        </w:rPr>
      </w:pPr>
    </w:p>
    <w:p w14:paraId="31926072" w14:textId="77777777" w:rsidR="00D033E2" w:rsidRPr="00BE65BF" w:rsidRDefault="00D033E2" w:rsidP="00D033E2">
      <w:pPr>
        <w:spacing w:before="0" w:after="200" w:line="276" w:lineRule="auto"/>
        <w:contextualSpacing/>
        <w:rPr>
          <w:rFonts w:cs="Arial"/>
          <w:szCs w:val="22"/>
          <w:lang w:val="en-GB"/>
        </w:rPr>
      </w:pPr>
      <w:r>
        <w:rPr>
          <w:noProof/>
        </w:rPr>
        <w:drawing>
          <wp:inline distT="0" distB="0" distL="0" distR="0" wp14:anchorId="02FC9003" wp14:editId="2E2D664F">
            <wp:extent cx="6715749" cy="1366092"/>
            <wp:effectExtent l="0" t="0" r="0" b="571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722872" cy="1367541"/>
                    </a:xfrm>
                    <a:prstGeom prst="rect">
                      <a:avLst/>
                    </a:prstGeom>
                  </pic:spPr>
                </pic:pic>
              </a:graphicData>
            </a:graphic>
          </wp:inline>
        </w:drawing>
      </w:r>
    </w:p>
    <w:p w14:paraId="578AB1F4" w14:textId="77777777" w:rsidR="00D033E2" w:rsidRPr="00BE65BF" w:rsidRDefault="00D033E2" w:rsidP="00D033E2">
      <w:pPr>
        <w:spacing w:before="0" w:after="200" w:line="276" w:lineRule="auto"/>
        <w:contextualSpacing/>
        <w:rPr>
          <w:rFonts w:cs="Arial"/>
          <w:szCs w:val="22"/>
          <w:lang w:val="en-GB"/>
        </w:rPr>
      </w:pPr>
    </w:p>
    <w:p w14:paraId="7ED9D4D9" w14:textId="583FD145" w:rsidR="00D033E2" w:rsidRPr="001D6664" w:rsidRDefault="00305BC7" w:rsidP="00774CC5">
      <w:pPr>
        <w:pStyle w:val="ListParagraph"/>
        <w:numPr>
          <w:ilvl w:val="0"/>
          <w:numId w:val="40"/>
        </w:numPr>
        <w:rPr>
          <w:rFonts w:ascii="Arial" w:hAnsi="Arial" w:cs="Arial"/>
        </w:rPr>
      </w:pPr>
      <w:r>
        <w:rPr>
          <w:rFonts w:ascii="Arial" w:hAnsi="Arial" w:cs="Arial"/>
        </w:rPr>
        <w:t>Based on</w:t>
      </w:r>
      <w:r w:rsidR="00C6772D">
        <w:rPr>
          <w:rFonts w:ascii="Arial" w:hAnsi="Arial" w:cs="Arial"/>
        </w:rPr>
        <w:t xml:space="preserve"> the guide </w:t>
      </w:r>
      <w:r>
        <w:rPr>
          <w:rFonts w:ascii="Arial" w:hAnsi="Arial" w:cs="Arial"/>
        </w:rPr>
        <w:t xml:space="preserve">immediately </w:t>
      </w:r>
      <w:r w:rsidR="00C6772D">
        <w:rPr>
          <w:rFonts w:ascii="Arial" w:hAnsi="Arial" w:cs="Arial"/>
        </w:rPr>
        <w:t>below</w:t>
      </w:r>
      <w:r>
        <w:rPr>
          <w:rFonts w:ascii="Arial" w:hAnsi="Arial" w:cs="Arial"/>
        </w:rPr>
        <w:t>, execute the</w:t>
      </w:r>
      <w:r w:rsidRPr="001D6664">
        <w:rPr>
          <w:rFonts w:ascii="Arial" w:hAnsi="Arial" w:cs="Arial"/>
        </w:rPr>
        <w:t xml:space="preserve"> command to set the APIM host name</w:t>
      </w:r>
      <w:r w:rsidR="00C6772D">
        <w:rPr>
          <w:rFonts w:ascii="Arial" w:hAnsi="Arial" w:cs="Arial"/>
        </w:rPr>
        <w:t>:</w:t>
      </w:r>
    </w:p>
    <w:p w14:paraId="05C788AA" w14:textId="77777777" w:rsidR="00D033E2" w:rsidRDefault="00D033E2" w:rsidP="00D033E2">
      <w:pPr>
        <w:spacing w:before="0" w:after="200" w:line="276" w:lineRule="auto"/>
        <w:ind w:left="720"/>
        <w:contextualSpacing/>
        <w:rPr>
          <w:rFonts w:ascii="Courier New" w:hAnsi="Courier New" w:cs="Courier New"/>
          <w:b/>
          <w:i/>
          <w:iCs/>
          <w:szCs w:val="22"/>
        </w:rPr>
      </w:pPr>
      <w:r w:rsidRPr="00212E8E">
        <w:rPr>
          <w:rFonts w:ascii="Courier New" w:hAnsi="Courier New" w:cs="Courier New"/>
          <w:b/>
          <w:szCs w:val="22"/>
        </w:rPr>
        <w:t xml:space="preserve">cat </w:t>
      </w:r>
      <w:r w:rsidRPr="00212E8E">
        <w:rPr>
          <w:rFonts w:ascii="Courier New" w:hAnsi="Courier New" w:cs="Courier New"/>
          <w:b/>
          <w:i/>
          <w:iCs/>
          <w:szCs w:val="22"/>
        </w:rPr>
        <w:t>key_file_name</w:t>
      </w:r>
      <w:r w:rsidRPr="00212E8E">
        <w:rPr>
          <w:rFonts w:ascii="Courier New" w:hAnsi="Courier New" w:cs="Courier New"/>
          <w:b/>
          <w:szCs w:val="22"/>
        </w:rPr>
        <w:t xml:space="preserve"> | set_apim_host </w:t>
      </w:r>
      <w:r w:rsidRPr="00212E8E">
        <w:rPr>
          <w:rFonts w:ascii="Courier New" w:hAnsi="Courier New" w:cs="Courier New"/>
          <w:b/>
          <w:i/>
          <w:iCs/>
          <w:szCs w:val="22"/>
        </w:rPr>
        <w:t>devportal_host_name</w:t>
      </w:r>
      <w:r w:rsidRPr="00212E8E">
        <w:rPr>
          <w:rFonts w:ascii="Courier New" w:hAnsi="Courier New" w:cs="Courier New"/>
          <w:b/>
          <w:szCs w:val="22"/>
        </w:rPr>
        <w:t xml:space="preserve"> </w:t>
      </w:r>
      <w:r w:rsidRPr="00212E8E">
        <w:rPr>
          <w:rFonts w:ascii="Courier New" w:hAnsi="Courier New" w:cs="Courier New"/>
          <w:b/>
          <w:i/>
          <w:iCs/>
          <w:szCs w:val="22"/>
        </w:rPr>
        <w:t>apim_cluster_address</w:t>
      </w:r>
    </w:p>
    <w:p w14:paraId="7AF810C0" w14:textId="77777777" w:rsidR="00176BF0" w:rsidRDefault="00176BF0" w:rsidP="00D033E2">
      <w:pPr>
        <w:spacing w:before="0" w:after="200" w:line="276" w:lineRule="auto"/>
        <w:ind w:left="720"/>
        <w:contextualSpacing/>
        <w:rPr>
          <w:rFonts w:ascii="Courier New" w:hAnsi="Courier New" w:cs="Courier New"/>
          <w:b/>
          <w:szCs w:val="22"/>
        </w:rPr>
      </w:pPr>
    </w:p>
    <w:p w14:paraId="4ABDF682" w14:textId="75E63A20" w:rsidR="00176BF0" w:rsidRPr="0088672E" w:rsidRDefault="00176BF0"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i w:val="0"/>
          <w:iCs w:val="0"/>
        </w:rPr>
      </w:pPr>
      <w:r>
        <w:rPr>
          <w:rStyle w:val="HTMLVariable"/>
        </w:rPr>
        <w:tab/>
        <w:t xml:space="preserve">note the dev_portal_host_name needs to be the hostname of the Portal, which is </w:t>
      </w:r>
      <w:r>
        <w:rPr>
          <w:rStyle w:val="HTMLVariable"/>
          <w:color w:val="FF0000"/>
        </w:rPr>
        <w:t>developer.think.ibm</w:t>
      </w:r>
    </w:p>
    <w:p w14:paraId="5B492471" w14:textId="77777777" w:rsidR="00176BF0" w:rsidRDefault="00176BF0"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rPr>
      </w:pPr>
    </w:p>
    <w:p w14:paraId="74A6B995" w14:textId="2E14FACC" w:rsidR="00176BF0" w:rsidRDefault="00176BF0"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color w:val="FF0000"/>
        </w:rPr>
      </w:pPr>
      <w:r>
        <w:rPr>
          <w:rStyle w:val="HTMLVariable"/>
        </w:rPr>
        <w:tab/>
        <w:t xml:space="preserve">apim cluster address is the management node hostname.  In this case, its </w:t>
      </w:r>
      <w:r w:rsidR="00917F89">
        <w:rPr>
          <w:rStyle w:val="HTMLVariable"/>
          <w:color w:val="FF0000"/>
        </w:rPr>
        <w:t>mgr.think.ibm</w:t>
      </w:r>
    </w:p>
    <w:p w14:paraId="5657253C" w14:textId="77777777" w:rsidR="00866F29" w:rsidRPr="0088672E" w:rsidRDefault="00866F29"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i w:val="0"/>
          <w:iCs w:val="0"/>
        </w:rPr>
      </w:pPr>
    </w:p>
    <w:p w14:paraId="52D290BD" w14:textId="77777777" w:rsidR="00D033E2" w:rsidRDefault="00D033E2" w:rsidP="00D033E2">
      <w:pPr>
        <w:spacing w:before="0" w:after="200" w:line="276" w:lineRule="auto"/>
        <w:contextualSpacing/>
        <w:rPr>
          <w:rFonts w:cs="Arial"/>
          <w:b/>
          <w:iCs/>
          <w:szCs w:val="22"/>
        </w:rPr>
      </w:pPr>
    </w:p>
    <w:p w14:paraId="7307783A" w14:textId="77777777" w:rsidR="00D033E2" w:rsidRDefault="00D033E2" w:rsidP="00D033E2">
      <w:pPr>
        <w:spacing w:before="0" w:after="200" w:line="276" w:lineRule="auto"/>
        <w:contextualSpacing/>
        <w:rPr>
          <w:rFonts w:cs="Arial"/>
          <w:b/>
          <w:iCs/>
          <w:szCs w:val="22"/>
        </w:rPr>
      </w:pPr>
    </w:p>
    <w:p w14:paraId="5A2E4242" w14:textId="55DB6730" w:rsidR="00D033E2" w:rsidRPr="00026085" w:rsidRDefault="00D033E2" w:rsidP="00774CC5">
      <w:pPr>
        <w:numPr>
          <w:ilvl w:val="0"/>
          <w:numId w:val="38"/>
        </w:numPr>
        <w:spacing w:before="0" w:after="200" w:line="276" w:lineRule="auto"/>
        <w:contextualSpacing/>
        <w:rPr>
          <w:rFonts w:cs="Arial"/>
          <w:szCs w:val="22"/>
        </w:rPr>
      </w:pPr>
      <w:r w:rsidRPr="00BE65BF">
        <w:rPr>
          <w:rFonts w:cs="Arial"/>
          <w:iCs/>
          <w:szCs w:val="22"/>
          <w:lang w:val="en-GB"/>
        </w:rPr>
        <w:t>Configure the SMTP server to be used to deliver the validation URL for the admin user.  Ideally, you should be using something li</w:t>
      </w:r>
      <w:r>
        <w:rPr>
          <w:rFonts w:cs="Arial"/>
          <w:iCs/>
          <w:szCs w:val="22"/>
          <w:lang w:val="en-GB"/>
        </w:rPr>
        <w:t>ke</w:t>
      </w:r>
      <w:r w:rsidR="00960CD9">
        <w:rPr>
          <w:rFonts w:cs="Arial"/>
          <w:iCs/>
          <w:szCs w:val="22"/>
          <w:lang w:val="en-GB"/>
        </w:rPr>
        <w:t xml:space="preserve"> FakeSMTP. </w:t>
      </w:r>
      <w:r w:rsidRPr="00BE65BF">
        <w:rPr>
          <w:rFonts w:cs="Arial"/>
          <w:iCs/>
          <w:szCs w:val="22"/>
          <w:lang w:val="en-GB"/>
        </w:rPr>
        <w:t>To configure the SMTP server type the following</w:t>
      </w:r>
      <w:r w:rsidRPr="00BE65BF">
        <w:rPr>
          <w:rFonts w:cs="Arial"/>
          <w:iCs/>
          <w:szCs w:val="22"/>
        </w:rPr>
        <w:t>:</w:t>
      </w:r>
    </w:p>
    <w:p w14:paraId="3BB0D065" w14:textId="77777777" w:rsidR="00D033E2" w:rsidRPr="00BE65BF" w:rsidRDefault="00D033E2" w:rsidP="00D033E2">
      <w:pPr>
        <w:spacing w:before="0" w:after="200" w:line="276" w:lineRule="auto"/>
        <w:ind w:left="360"/>
        <w:contextualSpacing/>
        <w:rPr>
          <w:rFonts w:cs="Arial"/>
          <w:szCs w:val="22"/>
        </w:rPr>
      </w:pPr>
    </w:p>
    <w:p w14:paraId="0937742F" w14:textId="3B6877A5" w:rsidR="00D033E2" w:rsidRPr="00956AFE" w:rsidRDefault="00D033E2" w:rsidP="00D033E2">
      <w:pPr>
        <w:spacing w:before="0" w:after="200" w:line="276" w:lineRule="auto"/>
        <w:ind w:left="720"/>
        <w:contextualSpacing/>
        <w:rPr>
          <w:rFonts w:ascii="Courier New" w:hAnsi="Courier New" w:cs="Courier New"/>
          <w:b/>
          <w:szCs w:val="22"/>
        </w:rPr>
      </w:pPr>
      <w:r w:rsidRPr="00956AFE">
        <w:rPr>
          <w:rFonts w:ascii="Courier New" w:hAnsi="Courier New" w:cs="Courier New"/>
          <w:b/>
          <w:szCs w:val="22"/>
        </w:rPr>
        <w:t xml:space="preserve">set_smtp </w:t>
      </w:r>
      <w:r w:rsidR="00960CD9">
        <w:rPr>
          <w:rFonts w:ascii="Courier New" w:hAnsi="Courier New" w:cs="Courier New"/>
          <w:b/>
          <w:szCs w:val="22"/>
        </w:rPr>
        <w:t>&lt;</w:t>
      </w:r>
      <w:r w:rsidRPr="00956AFE">
        <w:rPr>
          <w:rFonts w:ascii="Courier New" w:hAnsi="Courier New" w:cs="Courier New"/>
          <w:b/>
          <w:i/>
          <w:iCs/>
          <w:szCs w:val="22"/>
        </w:rPr>
        <w:t>mail_server_host_name</w:t>
      </w:r>
      <w:r w:rsidR="00960CD9">
        <w:rPr>
          <w:rFonts w:ascii="Courier New" w:hAnsi="Courier New" w:cs="Courier New"/>
          <w:b/>
          <w:i/>
          <w:iCs/>
          <w:szCs w:val="22"/>
        </w:rPr>
        <w:t>&gt;</w:t>
      </w:r>
      <w:r w:rsidRPr="00956AFE">
        <w:rPr>
          <w:rFonts w:ascii="Courier New" w:hAnsi="Courier New" w:cs="Courier New"/>
          <w:b/>
          <w:szCs w:val="22"/>
        </w:rPr>
        <w:t xml:space="preserve"> </w:t>
      </w:r>
      <w:r w:rsidR="00960CD9">
        <w:rPr>
          <w:rFonts w:ascii="Courier New" w:hAnsi="Courier New" w:cs="Courier New"/>
          <w:b/>
          <w:szCs w:val="22"/>
        </w:rPr>
        <w:t>&lt;</w:t>
      </w:r>
      <w:r w:rsidRPr="00956AFE">
        <w:rPr>
          <w:rFonts w:ascii="Courier New" w:hAnsi="Courier New" w:cs="Courier New"/>
          <w:b/>
          <w:i/>
          <w:iCs/>
          <w:szCs w:val="22"/>
        </w:rPr>
        <w:t>port</w:t>
      </w:r>
      <w:r w:rsidR="00960CD9">
        <w:rPr>
          <w:rFonts w:ascii="Courier New" w:hAnsi="Courier New" w:cs="Courier New"/>
          <w:b/>
          <w:i/>
          <w:iCs/>
          <w:szCs w:val="22"/>
        </w:rPr>
        <w:t>&gt;</w:t>
      </w:r>
      <w:r w:rsidRPr="00956AFE">
        <w:rPr>
          <w:rFonts w:ascii="Courier New" w:hAnsi="Courier New" w:cs="Courier New"/>
          <w:b/>
          <w:szCs w:val="22"/>
        </w:rPr>
        <w:t xml:space="preserve"> </w:t>
      </w:r>
      <w:r w:rsidR="00960CD9">
        <w:rPr>
          <w:rFonts w:ascii="Courier New" w:hAnsi="Courier New" w:cs="Courier New"/>
          <w:b/>
          <w:szCs w:val="22"/>
        </w:rPr>
        <w:t>&lt;</w:t>
      </w:r>
      <w:r w:rsidRPr="00956AFE">
        <w:rPr>
          <w:rFonts w:ascii="Courier New" w:hAnsi="Courier New" w:cs="Courier New"/>
          <w:b/>
          <w:i/>
          <w:iCs/>
          <w:szCs w:val="22"/>
        </w:rPr>
        <w:t>user</w:t>
      </w:r>
      <w:r w:rsidRPr="00956AFE">
        <w:rPr>
          <w:rFonts w:ascii="Courier New" w:hAnsi="Courier New" w:cs="Courier New"/>
          <w:b/>
          <w:szCs w:val="22"/>
        </w:rPr>
        <w:t xml:space="preserve"> </w:t>
      </w:r>
      <w:r w:rsidRPr="00956AFE">
        <w:rPr>
          <w:rFonts w:ascii="Courier New" w:hAnsi="Courier New" w:cs="Courier New"/>
          <w:b/>
          <w:i/>
          <w:iCs/>
          <w:szCs w:val="22"/>
        </w:rPr>
        <w:t>password</w:t>
      </w:r>
      <w:r w:rsidR="00960CD9">
        <w:rPr>
          <w:rFonts w:ascii="Courier New" w:hAnsi="Courier New" w:cs="Courier New"/>
          <w:b/>
          <w:i/>
          <w:iCs/>
          <w:szCs w:val="22"/>
        </w:rPr>
        <w:t>&gt;</w:t>
      </w:r>
    </w:p>
    <w:p w14:paraId="2F70D91C" w14:textId="5D127274" w:rsidR="00D033E2" w:rsidRDefault="00D033E2" w:rsidP="00D033E2">
      <w:pPr>
        <w:spacing w:before="0" w:after="200" w:line="276" w:lineRule="auto"/>
        <w:contextualSpacing/>
        <w:rPr>
          <w:noProof/>
        </w:rPr>
      </w:pPr>
      <w:r>
        <w:rPr>
          <w:noProof/>
        </w:rPr>
        <w:t>for example</w:t>
      </w:r>
      <w:r w:rsidR="00960CD9">
        <w:rPr>
          <w:noProof/>
        </w:rPr>
        <w:t xml:space="preserve"> (Fake SMTP)</w:t>
      </w:r>
      <w:r>
        <w:rPr>
          <w:noProof/>
        </w:rPr>
        <w:t>:</w:t>
      </w:r>
    </w:p>
    <w:p w14:paraId="1745DD31" w14:textId="79C674EB" w:rsidR="00D033E2" w:rsidRPr="00960CD9" w:rsidRDefault="00D033E2" w:rsidP="00D033E2">
      <w:pPr>
        <w:spacing w:before="0" w:after="200" w:line="276" w:lineRule="auto"/>
        <w:ind w:left="720"/>
        <w:contextualSpacing/>
        <w:rPr>
          <w:rFonts w:cs="Arial"/>
          <w:iCs/>
          <w:szCs w:val="22"/>
        </w:rPr>
      </w:pPr>
      <w:r w:rsidRPr="00960CD9">
        <w:rPr>
          <w:rFonts w:ascii="Courier New" w:hAnsi="Courier New" w:cs="Courier New"/>
          <w:b/>
          <w:szCs w:val="22"/>
        </w:rPr>
        <w:t xml:space="preserve">set_smtp </w:t>
      </w:r>
      <w:r w:rsidR="00842DA7">
        <w:rPr>
          <w:rFonts w:ascii="Courier New" w:hAnsi="Courier New" w:cs="Courier New"/>
          <w:b/>
          <w:iCs/>
          <w:szCs w:val="22"/>
        </w:rPr>
        <w:t>smtp.think.ibm</w:t>
      </w:r>
      <w:r w:rsidR="00960CD9">
        <w:rPr>
          <w:rFonts w:ascii="Courier New" w:hAnsi="Courier New" w:cs="Courier New"/>
          <w:b/>
          <w:iCs/>
          <w:szCs w:val="22"/>
        </w:rPr>
        <w:t xml:space="preserve"> </w:t>
      </w:r>
      <w:r w:rsidR="00842DA7">
        <w:rPr>
          <w:rFonts w:ascii="Courier New" w:hAnsi="Courier New" w:cs="Courier New"/>
          <w:b/>
          <w:iCs/>
          <w:szCs w:val="22"/>
        </w:rPr>
        <w:t>api_admin@think.pot</w:t>
      </w:r>
      <w:r w:rsidR="008A0E61">
        <w:rPr>
          <w:rFonts w:ascii="Courier New" w:hAnsi="Courier New" w:cs="Courier New"/>
          <w:b/>
          <w:iCs/>
          <w:szCs w:val="22"/>
        </w:rPr>
        <w:t xml:space="preserve"> Passw0rd!</w:t>
      </w:r>
    </w:p>
    <w:p w14:paraId="6E43685B" w14:textId="37623D5B" w:rsidR="00D033E2" w:rsidRDefault="00866F29" w:rsidP="00D033E2">
      <w:pPr>
        <w:spacing w:before="0" w:after="200" w:line="276" w:lineRule="auto"/>
        <w:contextualSpacing/>
        <w:rPr>
          <w:rFonts w:cs="Arial"/>
          <w:szCs w:val="22"/>
        </w:rPr>
      </w:pPr>
      <w:r>
        <w:rPr>
          <w:noProof/>
        </w:rPr>
        <w:drawing>
          <wp:inline distT="0" distB="0" distL="0" distR="0" wp14:anchorId="778CC22B" wp14:editId="6E01EA66">
            <wp:extent cx="5319221" cy="579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9221" cy="579170"/>
                    </a:xfrm>
                    <a:prstGeom prst="rect">
                      <a:avLst/>
                    </a:prstGeom>
                  </pic:spPr>
                </pic:pic>
              </a:graphicData>
            </a:graphic>
          </wp:inline>
        </w:drawing>
      </w:r>
      <w:r>
        <w:rPr>
          <w:rFonts w:cs="Arial"/>
          <w:noProof/>
          <w:szCs w:val="22"/>
        </w:rPr>
        <w:t xml:space="preserve"> </w:t>
      </w:r>
      <w:r>
        <w:rPr>
          <w:noProof/>
        </w:rPr>
        <w:drawing>
          <wp:inline distT="0" distB="0" distL="0" distR="0" wp14:anchorId="4ED89052" wp14:editId="65256AEF">
            <wp:extent cx="5319221" cy="579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9221" cy="579170"/>
                    </a:xfrm>
                    <a:prstGeom prst="rect">
                      <a:avLst/>
                    </a:prstGeom>
                  </pic:spPr>
                </pic:pic>
              </a:graphicData>
            </a:graphic>
          </wp:inline>
        </w:drawing>
      </w:r>
    </w:p>
    <w:p w14:paraId="530C93FF" w14:textId="3F2CAA0E" w:rsidR="009303D9" w:rsidRDefault="009303D9" w:rsidP="00D033E2">
      <w:pPr>
        <w:spacing w:before="0" w:after="200" w:line="276" w:lineRule="auto"/>
        <w:contextualSpacing/>
        <w:rPr>
          <w:rFonts w:cs="Arial"/>
          <w:szCs w:val="22"/>
        </w:rPr>
      </w:pPr>
      <w:r>
        <w:rPr>
          <w:rFonts w:cs="Arial"/>
          <w:szCs w:val="22"/>
        </w:rPr>
        <w:t>Optionally you can send a test mail which should result in something like the following (in Fake SMTP).</w:t>
      </w:r>
    </w:p>
    <w:p w14:paraId="2496905B" w14:textId="299B6786" w:rsidR="009303D9" w:rsidRDefault="00866F29" w:rsidP="00D033E2">
      <w:pPr>
        <w:spacing w:before="0" w:after="200" w:line="276" w:lineRule="auto"/>
        <w:contextualSpacing/>
        <w:rPr>
          <w:rFonts w:cs="Arial"/>
          <w:szCs w:val="22"/>
        </w:rPr>
      </w:pPr>
      <w:r>
        <w:rPr>
          <w:noProof/>
        </w:rPr>
        <w:drawing>
          <wp:inline distT="0" distB="0" distL="0" distR="0" wp14:anchorId="49DF38C6" wp14:editId="1391ED82">
            <wp:extent cx="3894157" cy="134885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4157" cy="1348857"/>
                    </a:xfrm>
                    <a:prstGeom prst="rect">
                      <a:avLst/>
                    </a:prstGeom>
                  </pic:spPr>
                </pic:pic>
              </a:graphicData>
            </a:graphic>
          </wp:inline>
        </w:drawing>
      </w:r>
    </w:p>
    <w:p w14:paraId="407299C8" w14:textId="77777777" w:rsidR="009303D9" w:rsidRPr="00BE65BF" w:rsidRDefault="009303D9" w:rsidP="00D033E2">
      <w:pPr>
        <w:spacing w:before="0" w:after="200" w:line="276" w:lineRule="auto"/>
        <w:contextualSpacing/>
        <w:rPr>
          <w:rFonts w:cs="Arial"/>
          <w:szCs w:val="22"/>
        </w:rPr>
      </w:pPr>
    </w:p>
    <w:p w14:paraId="2B0756CF" w14:textId="062631CF" w:rsidR="00D033E2" w:rsidRDefault="00D033E2" w:rsidP="00774CC5">
      <w:pPr>
        <w:numPr>
          <w:ilvl w:val="0"/>
          <w:numId w:val="38"/>
        </w:numPr>
        <w:spacing w:before="0" w:after="200" w:line="276" w:lineRule="auto"/>
        <w:contextualSpacing/>
        <w:rPr>
          <w:rFonts w:cs="Arial"/>
          <w:szCs w:val="22"/>
          <w:lang w:val="en-GB"/>
        </w:rPr>
      </w:pPr>
      <w:r w:rsidRPr="00BE65BF">
        <w:rPr>
          <w:rFonts w:cs="Arial"/>
          <w:szCs w:val="22"/>
          <w:lang w:val="en-GB"/>
        </w:rPr>
        <w:t xml:space="preserve">Next we </w:t>
      </w:r>
      <w:r>
        <w:rPr>
          <w:rFonts w:cs="Arial"/>
          <w:szCs w:val="22"/>
          <w:lang w:val="en-GB"/>
        </w:rPr>
        <w:t>will</w:t>
      </w:r>
      <w:r w:rsidRPr="00BE65BF">
        <w:rPr>
          <w:rFonts w:cs="Arial"/>
          <w:szCs w:val="22"/>
          <w:lang w:val="en-GB"/>
        </w:rPr>
        <w:t xml:space="preserve"> download the cert from the </w:t>
      </w:r>
      <w:r>
        <w:rPr>
          <w:rFonts w:cs="Arial"/>
          <w:szCs w:val="22"/>
          <w:lang w:val="en-GB"/>
        </w:rPr>
        <w:t>APIM</w:t>
      </w:r>
      <w:r w:rsidRPr="00BE65BF">
        <w:rPr>
          <w:rFonts w:cs="Arial"/>
          <w:szCs w:val="22"/>
          <w:lang w:val="en-GB"/>
        </w:rPr>
        <w:t xml:space="preserve"> node to this machine.  This causes the Developer Portal to contact the configured Management cluster, download the SSL certificate and add it to the Advanced Developer Portal trust store.</w:t>
      </w:r>
    </w:p>
    <w:p w14:paraId="5399FE77" w14:textId="77777777" w:rsidR="00D033E2" w:rsidRPr="00BE65BF" w:rsidRDefault="00D033E2" w:rsidP="00D033E2">
      <w:pPr>
        <w:spacing w:before="0" w:after="200" w:line="276" w:lineRule="auto"/>
        <w:contextualSpacing/>
        <w:rPr>
          <w:rFonts w:cs="Arial"/>
          <w:szCs w:val="22"/>
          <w:lang w:val="en-GB"/>
        </w:rPr>
      </w:pPr>
    </w:p>
    <w:p w14:paraId="55C40F12" w14:textId="77777777" w:rsidR="00D033E2" w:rsidRDefault="00D033E2" w:rsidP="00D033E2">
      <w:pPr>
        <w:spacing w:before="0" w:after="200" w:line="276" w:lineRule="auto"/>
        <w:ind w:left="720"/>
        <w:contextualSpacing/>
        <w:rPr>
          <w:rFonts w:cs="Arial"/>
          <w:b/>
          <w:szCs w:val="22"/>
        </w:rPr>
      </w:pPr>
      <w:r w:rsidRPr="00BE65BF">
        <w:rPr>
          <w:rFonts w:cs="Arial"/>
          <w:szCs w:val="22"/>
        </w:rPr>
        <w:t>Type</w:t>
      </w:r>
      <w:r>
        <w:rPr>
          <w:rFonts w:cs="Arial"/>
          <w:szCs w:val="22"/>
        </w:rPr>
        <w:t xml:space="preserve"> the following in the command window: </w:t>
      </w:r>
      <w:r w:rsidRPr="00BE65BF">
        <w:rPr>
          <w:rFonts w:cs="Arial"/>
          <w:szCs w:val="22"/>
        </w:rPr>
        <w:t xml:space="preserve"> </w:t>
      </w:r>
      <w:r w:rsidRPr="00BE65BF">
        <w:rPr>
          <w:rFonts w:cs="Arial"/>
          <w:b/>
          <w:szCs w:val="22"/>
        </w:rPr>
        <w:t>download_apim_cert</w:t>
      </w:r>
    </w:p>
    <w:p w14:paraId="5D82F855" w14:textId="011322CD" w:rsidR="00D033E2" w:rsidRDefault="00866F29" w:rsidP="00D033E2">
      <w:pPr>
        <w:spacing w:before="0" w:after="200" w:line="276" w:lineRule="auto"/>
        <w:ind w:left="720"/>
        <w:contextualSpacing/>
        <w:rPr>
          <w:rFonts w:cs="Arial"/>
          <w:b/>
          <w:szCs w:val="22"/>
        </w:rPr>
      </w:pPr>
      <w:r>
        <w:rPr>
          <w:noProof/>
        </w:rPr>
        <w:lastRenderedPageBreak/>
        <w:drawing>
          <wp:inline distT="0" distB="0" distL="0" distR="0" wp14:anchorId="562ACE57" wp14:editId="7D3831AE">
            <wp:extent cx="6492240" cy="161988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92240" cy="1619885"/>
                    </a:xfrm>
                    <a:prstGeom prst="rect">
                      <a:avLst/>
                    </a:prstGeom>
                  </pic:spPr>
                </pic:pic>
              </a:graphicData>
            </a:graphic>
          </wp:inline>
        </w:drawing>
      </w:r>
    </w:p>
    <w:p w14:paraId="047DCA12" w14:textId="60514514" w:rsidR="00D033E2" w:rsidRDefault="00D033E2" w:rsidP="00D033E2">
      <w:pPr>
        <w:spacing w:before="0" w:after="200" w:line="276" w:lineRule="auto"/>
        <w:contextualSpacing/>
        <w:rPr>
          <w:rFonts w:cs="Arial"/>
          <w:b/>
          <w:szCs w:val="22"/>
        </w:rPr>
      </w:pPr>
    </w:p>
    <w:p w14:paraId="68BDCB4F" w14:textId="77777777" w:rsidR="00D033E2" w:rsidRPr="00BE65BF" w:rsidRDefault="00D033E2" w:rsidP="00D033E2">
      <w:pPr>
        <w:spacing w:before="0" w:after="200" w:line="276" w:lineRule="auto"/>
        <w:ind w:left="720"/>
        <w:contextualSpacing/>
        <w:rPr>
          <w:rFonts w:cs="Arial"/>
          <w:szCs w:val="22"/>
        </w:rPr>
      </w:pPr>
    </w:p>
    <w:p w14:paraId="542D8D6F" w14:textId="74EC22A4" w:rsidR="00D033E2" w:rsidRPr="00026085" w:rsidRDefault="00D033E2" w:rsidP="00774CC5">
      <w:pPr>
        <w:numPr>
          <w:ilvl w:val="0"/>
          <w:numId w:val="38"/>
        </w:numPr>
        <w:spacing w:before="0" w:after="200" w:line="276" w:lineRule="auto"/>
        <w:contextualSpacing/>
        <w:rPr>
          <w:rFonts w:cs="Arial"/>
          <w:szCs w:val="22"/>
          <w:lang w:val="en-GB"/>
        </w:rPr>
      </w:pPr>
      <w:r>
        <w:rPr>
          <w:rFonts w:cs="Arial"/>
          <w:szCs w:val="22"/>
          <w:lang w:val="en-GB"/>
        </w:rPr>
        <w:t>Type</w:t>
      </w:r>
      <w:r w:rsidRPr="00BE65BF">
        <w:rPr>
          <w:rFonts w:cs="Arial"/>
          <w:szCs w:val="22"/>
          <w:lang w:val="en-GB"/>
        </w:rPr>
        <w:t xml:space="preserve"> in</w:t>
      </w:r>
      <w:r>
        <w:rPr>
          <w:rFonts w:cs="Arial"/>
          <w:szCs w:val="22"/>
          <w:lang w:val="en-GB"/>
        </w:rPr>
        <w:t xml:space="preserve">:  </w:t>
      </w:r>
      <w:r w:rsidR="00F25555">
        <w:rPr>
          <w:rFonts w:ascii="Courier New" w:hAnsi="Courier New" w:cs="Courier New"/>
          <w:b/>
          <w:szCs w:val="22"/>
        </w:rPr>
        <w:t>set_apim_cert -</w:t>
      </w:r>
      <w:r>
        <w:rPr>
          <w:rFonts w:ascii="Courier New" w:hAnsi="Courier New" w:cs="Courier New"/>
          <w:b/>
          <w:szCs w:val="22"/>
        </w:rPr>
        <w:t>i</w:t>
      </w:r>
    </w:p>
    <w:p w14:paraId="078264F4" w14:textId="57D1647D" w:rsidR="009303D9" w:rsidRDefault="00463F83" w:rsidP="009303D9">
      <w:pPr>
        <w:spacing w:before="0" w:after="200" w:line="276" w:lineRule="auto"/>
        <w:contextualSpacing/>
        <w:rPr>
          <w:rFonts w:cs="Arial"/>
          <w:szCs w:val="22"/>
          <w:lang w:val="en-GB"/>
        </w:rPr>
      </w:pPr>
      <w:r>
        <w:rPr>
          <w:rFonts w:cs="Arial"/>
          <w:szCs w:val="22"/>
          <w:lang w:val="en-GB"/>
        </w:rPr>
        <w:t>site</w:t>
      </w:r>
    </w:p>
    <w:p w14:paraId="0DFA9E95" w14:textId="520D9131" w:rsidR="00842DA7" w:rsidRPr="00842DA7" w:rsidRDefault="00D033E2" w:rsidP="00842DA7">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92"/>
        <w:rPr>
          <w:rFonts w:ascii="Arial" w:hAnsi="Arial" w:cs="Arial"/>
          <w:sz w:val="22"/>
          <w:szCs w:val="22"/>
          <w:lang w:val="en-GB"/>
        </w:rPr>
      </w:pPr>
      <w:r w:rsidRPr="00842DA7">
        <w:rPr>
          <w:rFonts w:ascii="Arial" w:hAnsi="Arial" w:cs="Arial"/>
          <w:sz w:val="22"/>
          <w:szCs w:val="22"/>
          <w:lang w:val="en-GB"/>
        </w:rPr>
        <w:t xml:space="preserve">This will cause the </w:t>
      </w:r>
      <w:r w:rsidRPr="00842DA7">
        <w:rPr>
          <w:rFonts w:ascii="Arial" w:hAnsi="Arial" w:cs="Arial"/>
          <w:b/>
          <w:sz w:val="22"/>
          <w:szCs w:val="22"/>
          <w:lang w:val="en-GB"/>
        </w:rPr>
        <w:t>Advanced Developer Portal</w:t>
      </w:r>
      <w:r w:rsidRPr="00842DA7">
        <w:rPr>
          <w:rFonts w:ascii="Arial" w:hAnsi="Arial" w:cs="Arial"/>
          <w:sz w:val="22"/>
          <w:szCs w:val="22"/>
          <w:lang w:val="en-GB"/>
        </w:rPr>
        <w:t xml:space="preserve"> to trust any SSL certificate served by the API Management node. </w:t>
      </w:r>
    </w:p>
    <w:p w14:paraId="428F0C9A" w14:textId="77777777" w:rsidR="00D033E2" w:rsidRDefault="00D033E2" w:rsidP="00842DA7">
      <w:pPr>
        <w:spacing w:before="0" w:after="200" w:line="276" w:lineRule="auto"/>
        <w:contextualSpacing/>
        <w:rPr>
          <w:rFonts w:cs="Arial"/>
          <w:szCs w:val="22"/>
          <w:lang w:val="en-GB"/>
        </w:rPr>
      </w:pP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D033E2" w:rsidRPr="00D708CD" w14:paraId="5A83D76E" w14:textId="77777777" w:rsidTr="00BC18B3">
        <w:trPr>
          <w:cantSplit/>
          <w:trHeight w:val="1006"/>
        </w:trPr>
        <w:tc>
          <w:tcPr>
            <w:tcW w:w="1102" w:type="dxa"/>
            <w:shd w:val="clear" w:color="auto" w:fill="E0E0E0"/>
            <w:vAlign w:val="center"/>
          </w:tcPr>
          <w:p w14:paraId="04E33A34" w14:textId="77777777" w:rsidR="00D033E2" w:rsidRPr="001E3096" w:rsidRDefault="00D033E2" w:rsidP="00BC18B3">
            <w:pPr>
              <w:pStyle w:val="TableText"/>
            </w:pPr>
            <w:r>
              <w:rPr>
                <w:noProof/>
                <w:lang w:eastAsia="en-US"/>
              </w:rPr>
              <w:drawing>
                <wp:inline distT="0" distB="0" distL="0" distR="0" wp14:anchorId="53FC3881" wp14:editId="0E109B9C">
                  <wp:extent cx="532765" cy="532765"/>
                  <wp:effectExtent l="0" t="0" r="635" b="0"/>
                  <wp:docPr id="404"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C3C9098" w14:textId="77777777" w:rsidR="00D033E2" w:rsidRPr="00421891" w:rsidRDefault="00D033E2" w:rsidP="00BC18B3">
            <w:pPr>
              <w:spacing w:before="0" w:after="200" w:line="360" w:lineRule="auto"/>
              <w:ind w:left="360"/>
              <w:contextualSpacing/>
              <w:rPr>
                <w:rFonts w:cs="Arial"/>
                <w:szCs w:val="22"/>
                <w:lang w:val="en-GB"/>
              </w:rPr>
            </w:pPr>
            <w:r w:rsidRPr="00BE65BF">
              <w:rPr>
                <w:rFonts w:cs="Arial"/>
                <w:szCs w:val="22"/>
                <w:lang w:val="en-GB"/>
              </w:rPr>
              <w:t xml:space="preserve">This should only be used for development and testing purposes as it is not secure and leaves the Advanced </w:t>
            </w:r>
            <w:r>
              <w:rPr>
                <w:rFonts w:cs="Arial"/>
                <w:szCs w:val="22"/>
                <w:lang w:val="en-GB"/>
              </w:rPr>
              <w:t xml:space="preserve">Developer </w:t>
            </w:r>
            <w:r w:rsidRPr="00BE65BF">
              <w:rPr>
                <w:rFonts w:cs="Arial"/>
                <w:szCs w:val="22"/>
                <w:lang w:val="en-GB"/>
              </w:rPr>
              <w:t xml:space="preserve">Portal exposed to </w:t>
            </w:r>
            <w:r>
              <w:rPr>
                <w:rFonts w:cs="Arial"/>
                <w:szCs w:val="22"/>
                <w:lang w:val="en-GB"/>
              </w:rPr>
              <w:t>man-in-the-middle attacks.</w:t>
            </w:r>
          </w:p>
        </w:tc>
      </w:tr>
    </w:tbl>
    <w:p w14:paraId="0EEC8A5B" w14:textId="77777777" w:rsidR="00D033E2" w:rsidRDefault="00D033E2" w:rsidP="00D033E2">
      <w:pPr>
        <w:spacing w:before="0" w:after="200" w:line="276" w:lineRule="auto"/>
        <w:contextualSpacing/>
        <w:rPr>
          <w:rFonts w:cs="Arial"/>
          <w:szCs w:val="22"/>
          <w:lang w:val="en-GB"/>
        </w:rPr>
      </w:pPr>
    </w:p>
    <w:p w14:paraId="23846E0C" w14:textId="77777777" w:rsidR="00D033E2" w:rsidRPr="00BE65BF" w:rsidRDefault="00D033E2" w:rsidP="00D033E2">
      <w:pPr>
        <w:spacing w:before="0" w:after="200" w:line="276" w:lineRule="auto"/>
        <w:contextualSpacing/>
        <w:rPr>
          <w:rFonts w:cs="Arial"/>
          <w:szCs w:val="22"/>
          <w:lang w:val="en-GB"/>
        </w:rPr>
      </w:pPr>
    </w:p>
    <w:p w14:paraId="2A7E838C" w14:textId="77777777" w:rsidR="00D033E2" w:rsidRDefault="00D033E2" w:rsidP="00D033E2">
      <w:pPr>
        <w:spacing w:before="0" w:after="200" w:line="276" w:lineRule="auto"/>
        <w:contextualSpacing/>
        <w:rPr>
          <w:rFonts w:cs="Arial"/>
          <w:szCs w:val="22"/>
          <w:lang w:val="en-GB"/>
        </w:rPr>
      </w:pPr>
      <w:r w:rsidRPr="00BE65BF">
        <w:rPr>
          <w:rFonts w:cs="Arial"/>
          <w:szCs w:val="22"/>
          <w:lang w:val="en-GB"/>
        </w:rPr>
        <w:t xml:space="preserve">Now you can add </w:t>
      </w:r>
      <w:r>
        <w:rPr>
          <w:rFonts w:cs="Arial"/>
          <w:szCs w:val="22"/>
          <w:lang w:val="en-GB"/>
        </w:rPr>
        <w:t>the</w:t>
      </w:r>
      <w:r w:rsidRPr="00BE65BF">
        <w:rPr>
          <w:rFonts w:cs="Arial"/>
          <w:szCs w:val="22"/>
          <w:lang w:val="en-GB"/>
        </w:rPr>
        <w:t xml:space="preserve"> </w:t>
      </w:r>
      <w:r w:rsidRPr="00662D13">
        <w:rPr>
          <w:rFonts w:cs="Arial"/>
          <w:b/>
          <w:szCs w:val="22"/>
          <w:lang w:val="en-GB"/>
        </w:rPr>
        <w:t>Advanced Developer Portal</w:t>
      </w:r>
      <w:r w:rsidRPr="00BE65BF">
        <w:rPr>
          <w:rFonts w:cs="Arial"/>
          <w:szCs w:val="22"/>
          <w:lang w:val="en-GB"/>
        </w:rPr>
        <w:t xml:space="preserve"> to your environment.  </w:t>
      </w:r>
    </w:p>
    <w:p w14:paraId="52896CBF" w14:textId="77777777" w:rsidR="00D033E2" w:rsidRDefault="00D033E2" w:rsidP="00D033E2">
      <w:pPr>
        <w:spacing w:before="0" w:after="200" w:line="276" w:lineRule="auto"/>
        <w:contextualSpacing/>
        <w:rPr>
          <w:rFonts w:cs="Arial"/>
          <w:szCs w:val="22"/>
          <w:lang w:val="en-GB"/>
        </w:rPr>
      </w:pPr>
    </w:p>
    <w:p w14:paraId="7D1DC1E3" w14:textId="747B6F6C" w:rsidR="00D033E2" w:rsidRPr="0063200A" w:rsidRDefault="00D033E2" w:rsidP="00774CC5">
      <w:pPr>
        <w:numPr>
          <w:ilvl w:val="0"/>
          <w:numId w:val="38"/>
        </w:numPr>
        <w:spacing w:before="0" w:after="200" w:line="276" w:lineRule="auto"/>
        <w:contextualSpacing/>
        <w:rPr>
          <w:rFonts w:cs="Arial"/>
          <w:szCs w:val="22"/>
          <w:lang w:val="en-GB"/>
        </w:rPr>
      </w:pPr>
      <w:r>
        <w:rPr>
          <w:rFonts w:cs="Arial"/>
          <w:szCs w:val="22"/>
          <w:lang w:val="en-GB"/>
        </w:rPr>
        <w:t>Go to the API</w:t>
      </w:r>
      <w:r w:rsidR="003775B9">
        <w:rPr>
          <w:rFonts w:cs="Arial"/>
          <w:szCs w:val="22"/>
          <w:lang w:val="en-GB"/>
        </w:rPr>
        <w:t>M url</w:t>
      </w:r>
      <w:r>
        <w:rPr>
          <w:rFonts w:cs="Arial"/>
          <w:szCs w:val="22"/>
          <w:lang w:val="en-GB"/>
        </w:rPr>
        <w:t xml:space="preserve"> Management tab of your browser and log back in as </w:t>
      </w:r>
      <w:r w:rsidR="0093571D">
        <w:rPr>
          <w:rFonts w:cs="Arial"/>
          <w:b/>
          <w:szCs w:val="22"/>
          <w:lang w:val="en-GB"/>
        </w:rPr>
        <w:t>student</w:t>
      </w:r>
      <w:r w:rsidRPr="009303D9">
        <w:rPr>
          <w:rFonts w:cs="Arial"/>
          <w:b/>
          <w:szCs w:val="22"/>
          <w:lang w:val="en-GB"/>
        </w:rPr>
        <w:t>@</w:t>
      </w:r>
      <w:r w:rsidR="003775B9">
        <w:rPr>
          <w:rFonts w:cs="Arial"/>
          <w:b/>
          <w:szCs w:val="22"/>
          <w:lang w:val="en-GB"/>
        </w:rPr>
        <w:t>think.ibm</w:t>
      </w:r>
      <w:r w:rsidRPr="009303D9">
        <w:rPr>
          <w:rFonts w:cs="Arial"/>
          <w:b/>
          <w:szCs w:val="22"/>
          <w:lang w:val="en-GB"/>
        </w:rPr>
        <w:t xml:space="preserve"> / Passw0rd!</w:t>
      </w:r>
    </w:p>
    <w:p w14:paraId="2294DFFC" w14:textId="77777777" w:rsidR="0063200A" w:rsidRDefault="0063200A" w:rsidP="0063200A">
      <w:pPr>
        <w:spacing w:before="0" w:after="200" w:line="276" w:lineRule="auto"/>
        <w:ind w:left="360"/>
        <w:contextualSpacing/>
        <w:rPr>
          <w:rFonts w:cs="Arial"/>
          <w:szCs w:val="22"/>
          <w:lang w:val="en-GB"/>
        </w:rPr>
      </w:pPr>
    </w:p>
    <w:p w14:paraId="4188E7F2" w14:textId="603363B5" w:rsidR="00D033E2" w:rsidRPr="00BE65BF" w:rsidRDefault="00D033E2" w:rsidP="0063200A">
      <w:pPr>
        <w:numPr>
          <w:ilvl w:val="0"/>
          <w:numId w:val="38"/>
        </w:numPr>
        <w:spacing w:before="0" w:after="200" w:line="276" w:lineRule="auto"/>
        <w:contextualSpacing/>
        <w:rPr>
          <w:rFonts w:cs="Arial"/>
          <w:szCs w:val="22"/>
        </w:rPr>
      </w:pPr>
      <w:r>
        <w:rPr>
          <w:rFonts w:cs="Arial"/>
          <w:szCs w:val="22"/>
          <w:lang w:val="en-GB"/>
        </w:rPr>
        <w:t xml:space="preserve">Click the </w:t>
      </w:r>
      <w:r w:rsidR="0063200A" w:rsidRPr="0063200A">
        <w:rPr>
          <w:rFonts w:cs="Arial"/>
          <w:b/>
          <w:szCs w:val="22"/>
          <w:lang w:val="en-GB"/>
        </w:rPr>
        <w:t>Settings</w:t>
      </w:r>
      <w:r w:rsidR="0063200A">
        <w:rPr>
          <w:rFonts w:cs="Arial"/>
          <w:szCs w:val="22"/>
          <w:lang w:val="en-GB"/>
        </w:rPr>
        <w:t xml:space="preserve"> button. The select </w:t>
      </w:r>
      <w:r w:rsidR="0063200A">
        <w:rPr>
          <w:rFonts w:cs="Arial"/>
          <w:b/>
          <w:szCs w:val="22"/>
          <w:lang w:val="en-GB"/>
        </w:rPr>
        <w:t>Portal</w:t>
      </w:r>
      <w:r w:rsidR="0063200A">
        <w:rPr>
          <w:rFonts w:cs="Arial"/>
          <w:szCs w:val="22"/>
          <w:lang w:val="en-GB"/>
        </w:rPr>
        <w:t xml:space="preserve">, select </w:t>
      </w:r>
      <w:r w:rsidR="0063200A">
        <w:rPr>
          <w:rFonts w:cs="Arial"/>
          <w:b/>
          <w:szCs w:val="22"/>
          <w:lang w:val="en-GB"/>
        </w:rPr>
        <w:t xml:space="preserve">IBM Developer Portal.  </w:t>
      </w:r>
      <w:r w:rsidR="0063200A">
        <w:rPr>
          <w:rFonts w:cs="Arial"/>
          <w:szCs w:val="22"/>
          <w:lang w:val="en-GB"/>
        </w:rPr>
        <w:t>Type in host name as https://developer.think.ibm.</w:t>
      </w:r>
    </w:p>
    <w:p w14:paraId="3C37102C" w14:textId="1E593AD9" w:rsidR="00D033E2" w:rsidRPr="00BE65BF" w:rsidRDefault="0063200A" w:rsidP="00D033E2">
      <w:pPr>
        <w:spacing w:before="0" w:after="200" w:line="276" w:lineRule="auto"/>
        <w:contextualSpacing/>
        <w:rPr>
          <w:rFonts w:cs="Arial"/>
          <w:szCs w:val="22"/>
          <w:lang w:val="en-GB"/>
        </w:rPr>
      </w:pPr>
      <w:r>
        <w:rPr>
          <w:noProof/>
        </w:rPr>
        <w:drawing>
          <wp:inline distT="0" distB="0" distL="0" distR="0" wp14:anchorId="36370141" wp14:editId="7737E371">
            <wp:extent cx="6492240" cy="1423035"/>
            <wp:effectExtent l="0" t="0" r="3810" b="571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92240" cy="1423035"/>
                    </a:xfrm>
                    <a:prstGeom prst="rect">
                      <a:avLst/>
                    </a:prstGeom>
                  </pic:spPr>
                </pic:pic>
              </a:graphicData>
            </a:graphic>
          </wp:inline>
        </w:drawing>
      </w:r>
      <w:r>
        <w:rPr>
          <w:noProof/>
        </w:rPr>
        <w:t xml:space="preserve"> </w:t>
      </w:r>
    </w:p>
    <w:p w14:paraId="7E4755CF" w14:textId="4DE855CC" w:rsidR="007A688C" w:rsidRDefault="00D033E2" w:rsidP="00774CC5">
      <w:pPr>
        <w:numPr>
          <w:ilvl w:val="0"/>
          <w:numId w:val="39"/>
        </w:numPr>
        <w:spacing w:before="0" w:after="200" w:line="276" w:lineRule="auto"/>
        <w:contextualSpacing/>
        <w:rPr>
          <w:rFonts w:cs="Arial"/>
          <w:szCs w:val="22"/>
          <w:lang w:val="en-GB"/>
        </w:rPr>
      </w:pPr>
      <w:r w:rsidRPr="00BE65BF">
        <w:rPr>
          <w:rFonts w:cs="Arial"/>
          <w:szCs w:val="22"/>
          <w:lang w:val="en-GB"/>
        </w:rPr>
        <w:t xml:space="preserve">Click the </w:t>
      </w:r>
      <w:r w:rsidRPr="00026085">
        <w:rPr>
          <w:rFonts w:cs="Arial"/>
          <w:b/>
          <w:szCs w:val="22"/>
          <w:lang w:val="en-GB"/>
        </w:rPr>
        <w:t>Save</w:t>
      </w:r>
      <w:r w:rsidRPr="00BE65BF">
        <w:rPr>
          <w:rFonts w:cs="Arial"/>
          <w:szCs w:val="22"/>
          <w:lang w:val="en-GB"/>
        </w:rPr>
        <w:t xml:space="preserve"> button.  This will create your initial environmen</w:t>
      </w:r>
      <w:r w:rsidR="007A688C">
        <w:rPr>
          <w:rFonts w:cs="Arial"/>
          <w:szCs w:val="22"/>
          <w:lang w:val="en-GB"/>
        </w:rPr>
        <w:t>t. It will take a few minutes and you should get a validation email like the following (on Fake SMTP):</w:t>
      </w:r>
    </w:p>
    <w:p w14:paraId="06B410B6" w14:textId="77777777" w:rsidR="007A688C" w:rsidRDefault="007A688C" w:rsidP="007A688C">
      <w:pPr>
        <w:spacing w:before="0" w:after="200" w:line="276" w:lineRule="auto"/>
        <w:contextualSpacing/>
        <w:rPr>
          <w:rFonts w:cs="Arial"/>
          <w:szCs w:val="22"/>
          <w:lang w:val="en-GB"/>
        </w:rPr>
      </w:pPr>
    </w:p>
    <w:p w14:paraId="5D16C74A" w14:textId="67764B86" w:rsidR="007A688C" w:rsidRDefault="007A688C" w:rsidP="007A688C">
      <w:pPr>
        <w:spacing w:before="0" w:after="200" w:line="276" w:lineRule="auto"/>
        <w:contextualSpacing/>
        <w:rPr>
          <w:rFonts w:cs="Arial"/>
          <w:szCs w:val="22"/>
          <w:lang w:val="en-GB"/>
        </w:rPr>
      </w:pPr>
      <w:r>
        <w:rPr>
          <w:rFonts w:cs="Arial"/>
          <w:noProof/>
          <w:szCs w:val="22"/>
        </w:rPr>
        <w:lastRenderedPageBreak/>
        <w:drawing>
          <wp:inline distT="0" distB="0" distL="0" distR="0" wp14:anchorId="2B96F4C7" wp14:editId="00E5B096">
            <wp:extent cx="6492240" cy="3898831"/>
            <wp:effectExtent l="0" t="0" r="10160" b="0"/>
            <wp:docPr id="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92240" cy="3898831"/>
                    </a:xfrm>
                    <a:prstGeom prst="rect">
                      <a:avLst/>
                    </a:prstGeom>
                    <a:noFill/>
                    <a:ln>
                      <a:noFill/>
                    </a:ln>
                  </pic:spPr>
                </pic:pic>
              </a:graphicData>
            </a:graphic>
          </wp:inline>
        </w:drawing>
      </w:r>
    </w:p>
    <w:p w14:paraId="3C86476B" w14:textId="77777777" w:rsidR="007A688C" w:rsidRDefault="007A688C" w:rsidP="007A688C">
      <w:pPr>
        <w:spacing w:before="0" w:after="200" w:line="276" w:lineRule="auto"/>
        <w:contextualSpacing/>
        <w:rPr>
          <w:rFonts w:cs="Arial"/>
          <w:szCs w:val="22"/>
          <w:lang w:val="en-GB"/>
        </w:rPr>
      </w:pPr>
    </w:p>
    <w:p w14:paraId="277438FC" w14:textId="77777777" w:rsidR="00D033E2" w:rsidRPr="00BE65BF" w:rsidRDefault="00D033E2" w:rsidP="007A688C">
      <w:pPr>
        <w:spacing w:before="0" w:after="200" w:line="276" w:lineRule="auto"/>
        <w:contextualSpacing/>
        <w:rPr>
          <w:rFonts w:cs="Arial"/>
          <w:szCs w:val="22"/>
          <w:lang w:val="en-GB"/>
        </w:rPr>
      </w:pPr>
      <w:r w:rsidRPr="00BE65BF">
        <w:rPr>
          <w:rFonts w:cs="Arial"/>
          <w:szCs w:val="22"/>
          <w:lang w:val="en-GB"/>
        </w:rPr>
        <w:t xml:space="preserve">If you do not get the validation email, then you can go </w:t>
      </w:r>
      <w:r w:rsidR="00775A07">
        <w:rPr>
          <w:rFonts w:cs="Arial"/>
          <w:szCs w:val="22"/>
          <w:lang w:val="en-GB"/>
        </w:rPr>
        <w:t xml:space="preserve">back </w:t>
      </w:r>
      <w:r w:rsidRPr="00BE65BF">
        <w:rPr>
          <w:rFonts w:cs="Arial"/>
          <w:szCs w:val="22"/>
          <w:lang w:val="en-GB"/>
        </w:rPr>
        <w:t xml:space="preserve">to your </w:t>
      </w:r>
      <w:r w:rsidR="00775A07">
        <w:rPr>
          <w:rFonts w:cs="Arial"/>
          <w:szCs w:val="22"/>
          <w:lang w:val="en-GB"/>
        </w:rPr>
        <w:t xml:space="preserve">Putty </w:t>
      </w:r>
      <w:r w:rsidRPr="00BE65BF">
        <w:rPr>
          <w:rFonts w:cs="Arial"/>
          <w:szCs w:val="22"/>
          <w:lang w:val="en-GB"/>
        </w:rPr>
        <w:t>SSH window and type the following:</w:t>
      </w:r>
    </w:p>
    <w:p w14:paraId="30BADC96" w14:textId="77777777" w:rsidR="00D033E2" w:rsidRPr="00D04AD9" w:rsidRDefault="00D033E2" w:rsidP="00D033E2">
      <w:pPr>
        <w:spacing w:before="0" w:after="200" w:line="276" w:lineRule="auto"/>
        <w:ind w:left="360"/>
        <w:contextualSpacing/>
        <w:rPr>
          <w:rFonts w:cs="Arial"/>
          <w:b/>
          <w:szCs w:val="22"/>
          <w:lang w:val="en-GB"/>
        </w:rPr>
      </w:pPr>
      <w:r w:rsidRPr="00D04AD9">
        <w:rPr>
          <w:rFonts w:ascii="Courier New" w:hAnsi="Courier New" w:cs="Courier New"/>
          <w:b/>
          <w:szCs w:val="22"/>
        </w:rPr>
        <w:t>list_</w:t>
      </w:r>
      <w:r w:rsidRPr="00D04AD9">
        <w:rPr>
          <w:rFonts w:ascii="Courier New" w:hAnsi="Courier New" w:cs="Courier New"/>
          <w:b/>
          <w:szCs w:val="22"/>
          <w:lang w:val="en-GB"/>
        </w:rPr>
        <w:t>sites</w:t>
      </w:r>
    </w:p>
    <w:p w14:paraId="0BAD3372" w14:textId="77777777" w:rsidR="00D033E2" w:rsidRDefault="00D033E2" w:rsidP="00D033E2">
      <w:pPr>
        <w:spacing w:before="0" w:after="200" w:line="276" w:lineRule="auto"/>
        <w:ind w:left="360"/>
        <w:contextualSpacing/>
        <w:rPr>
          <w:rFonts w:cs="Arial"/>
          <w:szCs w:val="22"/>
          <w:lang w:val="en-GB"/>
        </w:rPr>
      </w:pPr>
    </w:p>
    <w:p w14:paraId="0E9B64CC" w14:textId="77777777" w:rsidR="00D033E2" w:rsidRPr="00BE65BF" w:rsidRDefault="00D033E2" w:rsidP="00D033E2">
      <w:pPr>
        <w:spacing w:before="0" w:after="200" w:line="276" w:lineRule="auto"/>
        <w:ind w:left="360"/>
        <w:contextualSpacing/>
        <w:rPr>
          <w:rFonts w:cs="Arial"/>
          <w:szCs w:val="22"/>
        </w:rPr>
      </w:pPr>
      <w:r w:rsidRPr="00BE65BF">
        <w:rPr>
          <w:rFonts w:cs="Arial"/>
          <w:szCs w:val="22"/>
          <w:lang w:val="en-GB"/>
        </w:rPr>
        <w:t>It will give output that looks like this.  The numeric value is the id of your portal site</w:t>
      </w:r>
      <w:r w:rsidRPr="00BE65BF">
        <w:rPr>
          <w:rFonts w:cs="Arial"/>
          <w:szCs w:val="22"/>
        </w:rPr>
        <w:t xml:space="preserve">.  </w:t>
      </w:r>
      <w:r w:rsidRPr="00D04AD9">
        <w:rPr>
          <w:rFonts w:ascii="Courier New" w:hAnsi="Courier New" w:cs="Courier New"/>
          <w:color w:val="0070C0"/>
          <w:szCs w:val="22"/>
        </w:rPr>
        <w:t xml:space="preserve">5522c89ce4b09cde299eb3ed.55258748e4b09cde299eb440 </w:t>
      </w:r>
      <w:r w:rsidRPr="00D04AD9">
        <w:rPr>
          <w:rFonts w:ascii="Courier New" w:hAnsi="Courier New" w:cs="Courier New"/>
          <w:szCs w:val="22"/>
        </w:rPr>
        <w:t>=&gt; 192.168.225.20</w:t>
      </w:r>
      <w:r w:rsidRPr="00BE65BF">
        <w:rPr>
          <w:rFonts w:cs="Arial"/>
          <w:szCs w:val="22"/>
        </w:rPr>
        <w:br/>
      </w:r>
    </w:p>
    <w:p w14:paraId="7A76AB6A" w14:textId="77777777" w:rsidR="00D033E2" w:rsidRDefault="00D033E2" w:rsidP="00D033E2">
      <w:pPr>
        <w:spacing w:before="0" w:after="200" w:line="276" w:lineRule="auto"/>
        <w:ind w:left="360"/>
        <w:contextualSpacing/>
        <w:rPr>
          <w:rFonts w:cs="Arial"/>
          <w:szCs w:val="22"/>
        </w:rPr>
      </w:pPr>
      <w:r>
        <w:rPr>
          <w:rFonts w:cs="Arial"/>
          <w:szCs w:val="22"/>
          <w:lang w:val="en-GB"/>
        </w:rPr>
        <w:t xml:space="preserve">To get the link, </w:t>
      </w:r>
      <w:r w:rsidRPr="00BE65BF">
        <w:rPr>
          <w:rFonts w:cs="Arial"/>
          <w:szCs w:val="22"/>
          <w:lang w:val="en-GB"/>
        </w:rPr>
        <w:t>copy and paste the numeric output of the previous command</w:t>
      </w:r>
      <w:r w:rsidRPr="00BE65BF">
        <w:rPr>
          <w:rFonts w:cs="Arial"/>
          <w:szCs w:val="22"/>
        </w:rPr>
        <w:t xml:space="preserve"> </w:t>
      </w:r>
      <w:r>
        <w:rPr>
          <w:rFonts w:cs="Arial"/>
          <w:szCs w:val="22"/>
        </w:rPr>
        <w:t>and run this command:</w:t>
      </w:r>
    </w:p>
    <w:p w14:paraId="359B0263" w14:textId="77777777" w:rsidR="00D033E2" w:rsidRDefault="00D033E2" w:rsidP="00D033E2">
      <w:pPr>
        <w:spacing w:before="0" w:after="200" w:line="276" w:lineRule="auto"/>
        <w:ind w:left="360"/>
        <w:contextualSpacing/>
        <w:rPr>
          <w:rFonts w:cs="Arial"/>
          <w:szCs w:val="22"/>
        </w:rPr>
      </w:pPr>
      <w:r w:rsidRPr="00D04AD9">
        <w:rPr>
          <w:rFonts w:ascii="Courier New" w:hAnsi="Courier New" w:cs="Courier New"/>
          <w:b/>
          <w:szCs w:val="22"/>
        </w:rPr>
        <w:t xml:space="preserve">site_login_link </w:t>
      </w:r>
      <w:r w:rsidRPr="00D04AD9">
        <w:rPr>
          <w:rFonts w:ascii="Courier New" w:hAnsi="Courier New" w:cs="Courier New"/>
          <w:b/>
          <w:color w:val="0070C0"/>
          <w:szCs w:val="22"/>
        </w:rPr>
        <w:t>5522c89ce4b09cde299eb3ed.55258748e4b09cde299eb440</w:t>
      </w:r>
      <w:r w:rsidRPr="00BE65BF">
        <w:rPr>
          <w:rFonts w:cs="Arial"/>
          <w:szCs w:val="22"/>
        </w:rPr>
        <w:br/>
      </w:r>
    </w:p>
    <w:p w14:paraId="16B753A1" w14:textId="77777777" w:rsidR="00D033E2" w:rsidRDefault="00D033E2" w:rsidP="00D033E2">
      <w:pPr>
        <w:spacing w:before="0" w:after="200" w:line="276" w:lineRule="auto"/>
        <w:ind w:left="360"/>
        <w:contextualSpacing/>
        <w:rPr>
          <w:rFonts w:cs="Arial"/>
          <w:szCs w:val="22"/>
        </w:rPr>
      </w:pPr>
      <w:r>
        <w:rPr>
          <w:noProof/>
        </w:rPr>
        <w:drawing>
          <wp:inline distT="0" distB="0" distL="0" distR="0" wp14:anchorId="1443E5B1" wp14:editId="0BCF6B9B">
            <wp:extent cx="4961050" cy="624894"/>
            <wp:effectExtent l="0" t="0" r="0" b="381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050" cy="624894"/>
                    </a:xfrm>
                    <a:prstGeom prst="rect">
                      <a:avLst/>
                    </a:prstGeom>
                  </pic:spPr>
                </pic:pic>
              </a:graphicData>
            </a:graphic>
          </wp:inline>
        </w:drawing>
      </w:r>
    </w:p>
    <w:p w14:paraId="120FFBCB" w14:textId="77777777" w:rsidR="00D033E2" w:rsidRDefault="00D033E2" w:rsidP="00D033E2">
      <w:pPr>
        <w:spacing w:before="0" w:after="200" w:line="276" w:lineRule="auto"/>
        <w:ind w:left="360"/>
        <w:contextualSpacing/>
        <w:rPr>
          <w:rFonts w:cs="Arial"/>
          <w:szCs w:val="22"/>
          <w:lang w:val="en-GB"/>
        </w:rPr>
      </w:pPr>
      <w:r w:rsidRPr="00BE65BF">
        <w:rPr>
          <w:rFonts w:cs="Arial"/>
          <w:szCs w:val="22"/>
        </w:rPr>
        <w:br/>
      </w:r>
      <w:r w:rsidRPr="00BE65BF">
        <w:rPr>
          <w:rFonts w:cs="Arial"/>
          <w:szCs w:val="22"/>
          <w:lang w:val="en-GB"/>
        </w:rPr>
        <w:t xml:space="preserve">The output from the previous step </w:t>
      </w:r>
      <w:r>
        <w:rPr>
          <w:rFonts w:cs="Arial"/>
          <w:szCs w:val="22"/>
          <w:lang w:val="en-GB"/>
        </w:rPr>
        <w:t>includes the Advanced Developer Portal link:</w:t>
      </w:r>
    </w:p>
    <w:p w14:paraId="23187357" w14:textId="155A0F9B" w:rsidR="007A688C" w:rsidRDefault="00D033E2" w:rsidP="00774CC5">
      <w:pPr>
        <w:pStyle w:val="ListParagraph"/>
        <w:numPr>
          <w:ilvl w:val="0"/>
          <w:numId w:val="39"/>
        </w:numPr>
        <w:rPr>
          <w:rFonts w:ascii="Arial" w:hAnsi="Arial" w:cs="Arial"/>
        </w:rPr>
      </w:pPr>
      <w:r w:rsidRPr="001225B9">
        <w:rPr>
          <w:rFonts w:ascii="Arial" w:hAnsi="Arial" w:cs="Arial"/>
        </w:rPr>
        <w:t>Copy and Paste that link to your browser and finish setting up your Admin user</w:t>
      </w:r>
      <w:r>
        <w:rPr>
          <w:rFonts w:ascii="Arial" w:hAnsi="Arial" w:cs="Arial"/>
        </w:rPr>
        <w:t xml:space="preserve">. </w:t>
      </w:r>
      <w:r w:rsidR="007A688C">
        <w:rPr>
          <w:rFonts w:ascii="Arial" w:hAnsi="Arial" w:cs="Arial"/>
        </w:rPr>
        <w:t>Accept the warnings and the certificate.</w:t>
      </w:r>
    </w:p>
    <w:p w14:paraId="35D29272" w14:textId="6A48F787" w:rsidR="008F60AE" w:rsidRDefault="008F60AE" w:rsidP="008F60AE">
      <w:pPr>
        <w:pStyle w:val="ListParagraph"/>
        <w:ind w:left="360"/>
        <w:rPr>
          <w:rFonts w:ascii="Arial" w:hAnsi="Arial" w:cs="Arial"/>
        </w:rPr>
      </w:pPr>
      <w:r>
        <w:rPr>
          <w:noProof/>
          <w:lang w:val="en-US"/>
        </w:rPr>
        <w:lastRenderedPageBreak/>
        <w:drawing>
          <wp:inline distT="0" distB="0" distL="0" distR="0" wp14:anchorId="0C4CE743" wp14:editId="7D50BA6C">
            <wp:extent cx="5722620" cy="1996440"/>
            <wp:effectExtent l="0" t="0" r="0" b="381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noFill/>
                    </a:ln>
                  </pic:spPr>
                </pic:pic>
              </a:graphicData>
            </a:graphic>
          </wp:inline>
        </w:drawing>
      </w:r>
    </w:p>
    <w:p w14:paraId="30204DD1" w14:textId="77777777" w:rsidR="007A688C" w:rsidRPr="007A688C" w:rsidRDefault="007A688C" w:rsidP="007A688C">
      <w:pPr>
        <w:rPr>
          <w:rFonts w:cs="Arial"/>
        </w:rPr>
      </w:pPr>
    </w:p>
    <w:p w14:paraId="187F969D" w14:textId="77777777" w:rsidR="00D54EDB" w:rsidRPr="00D54EDB" w:rsidRDefault="007A688C" w:rsidP="00D54EDB">
      <w:pPr>
        <w:rPr>
          <w:rFonts w:cs="Arial"/>
        </w:rPr>
      </w:pPr>
      <w:r w:rsidRPr="00D54EDB">
        <w:rPr>
          <w:rFonts w:cs="Arial"/>
        </w:rPr>
        <w:t>This is a one-time login that expires and mandates that you create a</w:t>
      </w:r>
      <w:r w:rsidR="00D033E2" w:rsidRPr="00D54EDB">
        <w:rPr>
          <w:rFonts w:cs="Arial"/>
        </w:rPr>
        <w:t xml:space="preserve"> password</w:t>
      </w:r>
      <w:r w:rsidRPr="00D54EDB">
        <w:rPr>
          <w:rFonts w:cs="Arial"/>
        </w:rPr>
        <w:t xml:space="preserve">. </w:t>
      </w:r>
    </w:p>
    <w:p w14:paraId="312EFB7C" w14:textId="77777777" w:rsidR="00D54EDB" w:rsidRPr="00D54EDB" w:rsidRDefault="00D54EDB" w:rsidP="00D54EDB">
      <w:pPr>
        <w:rPr>
          <w:rFonts w:cs="Arial"/>
        </w:rPr>
      </w:pPr>
    </w:p>
    <w:p w14:paraId="0A3B45FC" w14:textId="71C1C1A6" w:rsidR="00D033E2" w:rsidRPr="00B972A6" w:rsidRDefault="007A688C" w:rsidP="00774CC5">
      <w:pPr>
        <w:pStyle w:val="ListParagraph"/>
        <w:numPr>
          <w:ilvl w:val="0"/>
          <w:numId w:val="39"/>
        </w:numPr>
        <w:rPr>
          <w:rFonts w:ascii="Arial" w:hAnsi="Arial" w:cs="Arial"/>
        </w:rPr>
      </w:pPr>
      <w:r>
        <w:rPr>
          <w:rFonts w:ascii="Arial" w:hAnsi="Arial" w:cs="Arial"/>
        </w:rPr>
        <w:t xml:space="preserve">Create and confirm </w:t>
      </w:r>
      <w:r w:rsidR="00B972A6">
        <w:rPr>
          <w:rFonts w:ascii="Arial" w:hAnsi="Arial" w:cs="Arial"/>
        </w:rPr>
        <w:t xml:space="preserve">the password as </w:t>
      </w:r>
      <w:r w:rsidR="00D033E2" w:rsidRPr="0082604D">
        <w:rPr>
          <w:rFonts w:ascii="Arial" w:hAnsi="Arial" w:cs="Arial"/>
          <w:color w:val="FF0000"/>
        </w:rPr>
        <w:t>Passw0rd!</w:t>
      </w:r>
      <w:r>
        <w:rPr>
          <w:rFonts w:ascii="Arial" w:hAnsi="Arial" w:cs="Arial"/>
          <w:color w:val="FF0000"/>
        </w:rPr>
        <w:t xml:space="preserve"> </w:t>
      </w:r>
      <w:r w:rsidRPr="00B972A6">
        <w:rPr>
          <w:rFonts w:ascii="Arial" w:hAnsi="Arial" w:cs="Arial"/>
        </w:rPr>
        <w:t>.</w:t>
      </w:r>
      <w:r w:rsidR="00B972A6" w:rsidRPr="00B972A6">
        <w:rPr>
          <w:rFonts w:ascii="Arial" w:hAnsi="Arial" w:cs="Arial"/>
        </w:rPr>
        <w:t xml:space="preserve"> </w:t>
      </w:r>
    </w:p>
    <w:p w14:paraId="41146F53" w14:textId="10A415C9" w:rsidR="00B972A6" w:rsidRPr="00B972A6" w:rsidRDefault="00463F83" w:rsidP="00B972A6">
      <w:pPr>
        <w:rPr>
          <w:rFonts w:cs="Arial"/>
        </w:rPr>
      </w:pPr>
      <w:r>
        <w:rPr>
          <w:noProof/>
        </w:rPr>
        <w:drawing>
          <wp:inline distT="0" distB="0" distL="0" distR="0" wp14:anchorId="01E46C88" wp14:editId="0D6BC9DB">
            <wp:extent cx="4739640" cy="339015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0274" cy="3397765"/>
                    </a:xfrm>
                    <a:prstGeom prst="rect">
                      <a:avLst/>
                    </a:prstGeom>
                  </pic:spPr>
                </pic:pic>
              </a:graphicData>
            </a:graphic>
          </wp:inline>
        </w:drawing>
      </w:r>
    </w:p>
    <w:p w14:paraId="77901C54" w14:textId="77777777" w:rsidR="00D54EDB" w:rsidRPr="00D54EDB" w:rsidRDefault="00D54EDB" w:rsidP="00774CC5">
      <w:pPr>
        <w:pStyle w:val="ListParagraph"/>
        <w:numPr>
          <w:ilvl w:val="0"/>
          <w:numId w:val="39"/>
        </w:numPr>
        <w:rPr>
          <w:rFonts w:ascii="Arial" w:hAnsi="Arial" w:cs="Arial"/>
        </w:rPr>
      </w:pPr>
      <w:r w:rsidRPr="00D54EDB">
        <w:rPr>
          <w:rFonts w:cs="Arial"/>
        </w:rPr>
        <w:t>Add</w:t>
      </w:r>
      <w:r w:rsidRPr="00D54EDB">
        <w:rPr>
          <w:rFonts w:ascii="Arial" w:hAnsi="Arial" w:cs="Arial"/>
        </w:rPr>
        <w:t xml:space="preserve"> mandatory information denoted by </w:t>
      </w:r>
      <w:r w:rsidRPr="00D54EDB">
        <w:rPr>
          <w:rFonts w:ascii="Arial" w:hAnsi="Arial" w:cs="Arial"/>
          <w:color w:val="FF0000"/>
        </w:rPr>
        <w:t>*</w:t>
      </w:r>
      <w:r w:rsidRPr="00D54EDB">
        <w:rPr>
          <w:rFonts w:cs="Arial"/>
        </w:rPr>
        <w:t>, that is your first and last name.</w:t>
      </w:r>
    </w:p>
    <w:p w14:paraId="3B15741E" w14:textId="13B64885" w:rsidR="00B972A6" w:rsidRDefault="00D54EDB" w:rsidP="00774CC5">
      <w:pPr>
        <w:pStyle w:val="ListParagraph"/>
        <w:numPr>
          <w:ilvl w:val="0"/>
          <w:numId w:val="39"/>
        </w:numPr>
        <w:rPr>
          <w:rFonts w:ascii="Arial" w:hAnsi="Arial" w:cs="Arial"/>
        </w:rPr>
      </w:pPr>
      <w:r w:rsidRPr="00D54EDB">
        <w:rPr>
          <w:rFonts w:ascii="Arial" w:hAnsi="Arial" w:cs="Arial"/>
        </w:rPr>
        <w:t xml:space="preserve">Uncheck </w:t>
      </w:r>
      <w:r w:rsidRPr="00D54EDB">
        <w:rPr>
          <w:rFonts w:ascii="Arial" w:hAnsi="Arial" w:cs="Arial"/>
          <w:b/>
        </w:rPr>
        <w:t>Force password change on next login</w:t>
      </w:r>
      <w:r w:rsidRPr="00D54EDB">
        <w:rPr>
          <w:rFonts w:ascii="Arial" w:hAnsi="Arial" w:cs="Arial"/>
        </w:rPr>
        <w:t xml:space="preserve">, set </w:t>
      </w:r>
      <w:r w:rsidRPr="00D54EDB">
        <w:rPr>
          <w:rFonts w:ascii="Arial" w:hAnsi="Arial" w:cs="Arial"/>
          <w:b/>
        </w:rPr>
        <w:t>Your current logout threshold</w:t>
      </w:r>
      <w:r w:rsidRPr="00D54EDB">
        <w:rPr>
          <w:rFonts w:ascii="Arial" w:hAnsi="Arial" w:cs="Arial"/>
        </w:rPr>
        <w:t xml:space="preserve"> to 3600, and set the </w:t>
      </w:r>
      <w:r w:rsidRPr="00D54EDB">
        <w:rPr>
          <w:rFonts w:ascii="Arial" w:hAnsi="Arial" w:cs="Arial"/>
          <w:b/>
        </w:rPr>
        <w:t>Time zone</w:t>
      </w:r>
      <w:r w:rsidRPr="00D54EDB">
        <w:rPr>
          <w:rFonts w:ascii="Arial" w:hAnsi="Arial" w:cs="Arial"/>
        </w:rPr>
        <w:t xml:space="preserve"> a</w:t>
      </w:r>
      <w:r>
        <w:rPr>
          <w:rFonts w:ascii="Arial" w:hAnsi="Arial" w:cs="Arial"/>
        </w:rPr>
        <w:t>ppropriately (America/New York).</w:t>
      </w:r>
    </w:p>
    <w:p w14:paraId="67450D47" w14:textId="5308CFDC" w:rsidR="00D54EDB" w:rsidRPr="00D54EDB" w:rsidRDefault="00D54EDB" w:rsidP="00774CC5">
      <w:pPr>
        <w:pStyle w:val="ListParagraph"/>
        <w:numPr>
          <w:ilvl w:val="0"/>
          <w:numId w:val="39"/>
        </w:numPr>
        <w:rPr>
          <w:rFonts w:ascii="Arial" w:hAnsi="Arial" w:cs="Arial"/>
        </w:rPr>
      </w:pPr>
      <w:r>
        <w:rPr>
          <w:rFonts w:ascii="Arial" w:hAnsi="Arial" w:cs="Arial"/>
        </w:rPr>
        <w:t>Click the Save button at the bottom of the screen.</w:t>
      </w:r>
    </w:p>
    <w:p w14:paraId="5A8CBBFA" w14:textId="76441DD8" w:rsidR="00D54EDB" w:rsidRPr="00B972A6" w:rsidRDefault="00D54EDB" w:rsidP="00B972A6">
      <w:pPr>
        <w:rPr>
          <w:rFonts w:cs="Arial"/>
        </w:rPr>
      </w:pPr>
      <w:r>
        <w:rPr>
          <w:rFonts w:cs="Arial"/>
          <w:noProof/>
        </w:rPr>
        <w:lastRenderedPageBreak/>
        <w:drawing>
          <wp:inline distT="0" distB="0" distL="0" distR="0" wp14:anchorId="7D07E272" wp14:editId="21041150">
            <wp:extent cx="5445258" cy="5715000"/>
            <wp:effectExtent l="0" t="0" r="0" b="0"/>
            <wp:docPr id="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45495" cy="5715248"/>
                    </a:xfrm>
                    <a:prstGeom prst="rect">
                      <a:avLst/>
                    </a:prstGeom>
                    <a:noFill/>
                    <a:ln>
                      <a:noFill/>
                    </a:ln>
                  </pic:spPr>
                </pic:pic>
              </a:graphicData>
            </a:graphic>
          </wp:inline>
        </w:drawing>
      </w:r>
    </w:p>
    <w:p w14:paraId="3E6A8CA8" w14:textId="0AB8A139" w:rsidR="00D033E2" w:rsidRPr="00F65781" w:rsidRDefault="00D54EDB" w:rsidP="00774CC5">
      <w:pPr>
        <w:numPr>
          <w:ilvl w:val="0"/>
          <w:numId w:val="39"/>
        </w:numPr>
        <w:spacing w:before="0" w:after="200" w:line="276" w:lineRule="auto"/>
        <w:contextualSpacing/>
        <w:rPr>
          <w:rFonts w:cs="Arial"/>
          <w:szCs w:val="22"/>
          <w:lang w:val="en-GB"/>
        </w:rPr>
      </w:pPr>
      <w:r w:rsidRPr="00F65781">
        <w:rPr>
          <w:rFonts w:cs="Arial"/>
          <w:szCs w:val="22"/>
          <w:lang w:val="en-GB"/>
        </w:rPr>
        <w:lastRenderedPageBreak/>
        <w:t xml:space="preserve">Since you have used this one-time link </w:t>
      </w:r>
      <w:r w:rsidR="002312A5" w:rsidRPr="00F65781">
        <w:rPr>
          <w:rFonts w:cs="Arial"/>
          <w:szCs w:val="22"/>
          <w:lang w:val="en-GB"/>
        </w:rPr>
        <w:t>that</w:t>
      </w:r>
      <w:r w:rsidRPr="00F65781">
        <w:rPr>
          <w:rFonts w:cs="Arial"/>
          <w:szCs w:val="22"/>
          <w:lang w:val="en-GB"/>
        </w:rPr>
        <w:t xml:space="preserve"> is no longer valid close this window. </w:t>
      </w:r>
      <w:r w:rsidR="00D033E2" w:rsidRPr="00F65781">
        <w:rPr>
          <w:rFonts w:cs="Arial"/>
          <w:szCs w:val="22"/>
          <w:lang w:val="en-GB"/>
        </w:rPr>
        <w:t>Point your browser to the IP address of the Adv</w:t>
      </w:r>
      <w:r w:rsidR="00F65781">
        <w:rPr>
          <w:rFonts w:cs="Arial"/>
          <w:szCs w:val="22"/>
          <w:lang w:val="en-GB"/>
        </w:rPr>
        <w:t>anced Portal (192.168.142.20). The following window appears.</w:t>
      </w:r>
      <w:r w:rsidR="00D033E2" w:rsidRPr="00BE65BF">
        <w:rPr>
          <w:rFonts w:cs="Arial"/>
          <w:noProof/>
          <w:szCs w:val="22"/>
        </w:rPr>
        <w:drawing>
          <wp:inline distT="0" distB="0" distL="0" distR="0" wp14:anchorId="2F5FC48B" wp14:editId="0803DAEC">
            <wp:extent cx="6492240" cy="3448333"/>
            <wp:effectExtent l="0" t="0" r="381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92240" cy="3448333"/>
                    </a:xfrm>
                    <a:prstGeom prst="rect">
                      <a:avLst/>
                    </a:prstGeom>
                    <a:noFill/>
                    <a:ln>
                      <a:noFill/>
                    </a:ln>
                  </pic:spPr>
                </pic:pic>
              </a:graphicData>
            </a:graphic>
          </wp:inline>
        </w:drawing>
      </w:r>
    </w:p>
    <w:p w14:paraId="18A2D469" w14:textId="77777777" w:rsidR="00D033E2" w:rsidRDefault="00D033E2" w:rsidP="00D033E2">
      <w:pPr>
        <w:spacing w:before="0" w:after="200" w:line="276" w:lineRule="auto"/>
        <w:contextualSpacing/>
        <w:rPr>
          <w:rFonts w:cs="Arial"/>
          <w:szCs w:val="22"/>
          <w:lang w:val="en-GB"/>
        </w:rPr>
      </w:pPr>
    </w:p>
    <w:p w14:paraId="39BB8FA5" w14:textId="2A16F9F2" w:rsidR="00D033E2" w:rsidRPr="00FC1216" w:rsidRDefault="00F65781" w:rsidP="00774CC5">
      <w:pPr>
        <w:numPr>
          <w:ilvl w:val="0"/>
          <w:numId w:val="39"/>
        </w:numPr>
        <w:spacing w:before="0" w:after="200" w:line="276" w:lineRule="auto"/>
        <w:contextualSpacing/>
        <w:rPr>
          <w:rFonts w:cs="Arial"/>
          <w:szCs w:val="22"/>
          <w:lang w:val="en-GB"/>
        </w:rPr>
      </w:pPr>
      <w:r>
        <w:rPr>
          <w:rFonts w:cs="Arial"/>
          <w:szCs w:val="22"/>
          <w:lang w:val="en-GB"/>
        </w:rPr>
        <w:t>C</w:t>
      </w:r>
      <w:r w:rsidR="00FC1216">
        <w:rPr>
          <w:rFonts w:cs="Arial"/>
          <w:szCs w:val="22"/>
          <w:lang w:val="en-GB"/>
        </w:rPr>
        <w:t xml:space="preserve">reate an API developer account </w:t>
      </w:r>
      <w:r w:rsidR="00D033E2" w:rsidRPr="00BE65BF">
        <w:rPr>
          <w:rFonts w:cs="Arial"/>
          <w:szCs w:val="22"/>
          <w:lang w:val="en-GB"/>
        </w:rPr>
        <w:t xml:space="preserve">by clicking on the </w:t>
      </w:r>
      <w:r w:rsidR="00D033E2" w:rsidRPr="00026085">
        <w:rPr>
          <w:rFonts w:cs="Arial"/>
          <w:b/>
          <w:szCs w:val="22"/>
          <w:lang w:val="en-GB"/>
        </w:rPr>
        <w:t xml:space="preserve">Create </w:t>
      </w:r>
      <w:r w:rsidR="00806FBE">
        <w:rPr>
          <w:rFonts w:cs="Arial"/>
          <w:b/>
          <w:szCs w:val="22"/>
          <w:lang w:val="en-GB"/>
        </w:rPr>
        <w:t>an a</w:t>
      </w:r>
      <w:r w:rsidR="00D033E2" w:rsidRPr="00026085">
        <w:rPr>
          <w:rFonts w:cs="Arial"/>
          <w:b/>
          <w:szCs w:val="22"/>
          <w:lang w:val="en-GB"/>
        </w:rPr>
        <w:t>ccount</w:t>
      </w:r>
      <w:r w:rsidR="00D033E2" w:rsidRPr="00BE65BF">
        <w:rPr>
          <w:rFonts w:cs="Arial"/>
          <w:szCs w:val="22"/>
          <w:lang w:val="en-GB"/>
        </w:rPr>
        <w:t xml:space="preserve"> </w:t>
      </w:r>
      <w:r w:rsidR="00806FBE">
        <w:rPr>
          <w:rFonts w:cs="Arial"/>
          <w:szCs w:val="22"/>
          <w:lang w:val="en-GB"/>
        </w:rPr>
        <w:t>link and f</w:t>
      </w:r>
      <w:r w:rsidR="00D033E2" w:rsidRPr="00BE65BF">
        <w:rPr>
          <w:rFonts w:cs="Arial"/>
          <w:szCs w:val="22"/>
          <w:lang w:val="en-GB"/>
        </w:rPr>
        <w:t>ill</w:t>
      </w:r>
      <w:r w:rsidR="00806FBE">
        <w:rPr>
          <w:rFonts w:cs="Arial"/>
          <w:szCs w:val="22"/>
          <w:lang w:val="en-GB"/>
        </w:rPr>
        <w:t>ing</w:t>
      </w:r>
      <w:r w:rsidR="00D033E2" w:rsidRPr="00BE65BF">
        <w:rPr>
          <w:rFonts w:cs="Arial"/>
          <w:szCs w:val="22"/>
          <w:lang w:val="en-GB"/>
        </w:rPr>
        <w:t xml:space="preserve"> out the user form</w:t>
      </w:r>
      <w:r w:rsidR="00D033E2">
        <w:rPr>
          <w:rFonts w:cs="Arial"/>
          <w:szCs w:val="22"/>
          <w:lang w:val="en-GB"/>
        </w:rPr>
        <w:t xml:space="preserve"> </w:t>
      </w:r>
      <w:r w:rsidR="00806FBE">
        <w:rPr>
          <w:rFonts w:cs="Arial"/>
          <w:szCs w:val="22"/>
          <w:lang w:val="en-GB"/>
        </w:rPr>
        <w:t>with the following:</w:t>
      </w:r>
    </w:p>
    <w:p w14:paraId="3EDEED54" w14:textId="77777777" w:rsidR="00FC1216" w:rsidRDefault="00FC1216" w:rsidP="00FC1216">
      <w:pPr>
        <w:spacing w:before="0" w:after="200" w:line="276" w:lineRule="auto"/>
        <w:contextualSpacing/>
        <w:rPr>
          <w:rFonts w:cs="Arial"/>
          <w:szCs w:val="22"/>
          <w:lang w:val="en-GB"/>
        </w:rPr>
      </w:pPr>
    </w:p>
    <w:p w14:paraId="334B08AF" w14:textId="12750FEE" w:rsidR="00FC1216" w:rsidRDefault="00FC1216" w:rsidP="00FC1216">
      <w:pPr>
        <w:spacing w:before="0" w:after="200" w:line="276" w:lineRule="auto"/>
        <w:contextualSpacing/>
        <w:rPr>
          <w:rFonts w:cs="Arial"/>
          <w:szCs w:val="22"/>
          <w:lang w:val="en-GB"/>
        </w:rPr>
      </w:pPr>
      <w:r w:rsidRPr="00FC1216">
        <w:rPr>
          <w:rFonts w:cs="Arial"/>
          <w:szCs w:val="22"/>
          <w:lang w:val="en-GB"/>
        </w:rPr>
        <w:t>E-mail address:</w:t>
      </w:r>
      <w:r>
        <w:rPr>
          <w:rFonts w:cs="Arial"/>
          <w:b/>
          <w:color w:val="FF0000"/>
          <w:szCs w:val="22"/>
          <w:lang w:val="en-GB"/>
        </w:rPr>
        <w:t xml:space="preserve"> </w:t>
      </w:r>
      <w:r w:rsidR="00FE0162" w:rsidRPr="00FE0162">
        <w:rPr>
          <w:rFonts w:cs="Arial"/>
          <w:b/>
          <w:color w:val="FF0000"/>
          <w:szCs w:val="22"/>
          <w:lang w:val="en-GB"/>
        </w:rPr>
        <w:t>developer@consumer.ibm</w:t>
      </w:r>
    </w:p>
    <w:p w14:paraId="50288E10" w14:textId="660EF8E8" w:rsidR="00FC1216" w:rsidRDefault="00FC1216" w:rsidP="00FC1216">
      <w:pPr>
        <w:spacing w:before="0" w:after="200" w:line="276" w:lineRule="auto"/>
        <w:contextualSpacing/>
        <w:rPr>
          <w:rFonts w:cs="Arial"/>
          <w:b/>
          <w:color w:val="FF0000"/>
          <w:szCs w:val="22"/>
          <w:lang w:val="en-GB"/>
        </w:rPr>
      </w:pPr>
      <w:r>
        <w:rPr>
          <w:rFonts w:cs="Arial"/>
          <w:szCs w:val="22"/>
          <w:lang w:val="en-GB"/>
        </w:rPr>
        <w:t xml:space="preserve">Password: </w:t>
      </w:r>
      <w:r w:rsidRPr="00F65781">
        <w:rPr>
          <w:rFonts w:cs="Arial"/>
          <w:b/>
          <w:color w:val="FF0000"/>
          <w:szCs w:val="22"/>
          <w:lang w:val="en-GB"/>
        </w:rPr>
        <w:t>Passw0rd!</w:t>
      </w:r>
    </w:p>
    <w:p w14:paraId="4313E03F" w14:textId="68C90818" w:rsidR="00FC1216" w:rsidRDefault="00FC1216" w:rsidP="00FC1216">
      <w:pPr>
        <w:spacing w:before="0" w:after="200" w:line="276" w:lineRule="auto"/>
        <w:contextualSpacing/>
        <w:rPr>
          <w:rFonts w:cs="Arial"/>
          <w:szCs w:val="22"/>
          <w:lang w:val="en-GB"/>
        </w:rPr>
      </w:pPr>
      <w:r w:rsidRPr="00FC1216">
        <w:rPr>
          <w:rFonts w:cs="Arial"/>
          <w:szCs w:val="22"/>
          <w:lang w:val="en-GB"/>
        </w:rPr>
        <w:t>First Name</w:t>
      </w:r>
      <w:r>
        <w:rPr>
          <w:rFonts w:cs="Arial"/>
          <w:szCs w:val="22"/>
          <w:lang w:val="en-GB"/>
        </w:rPr>
        <w:t>: Mobile</w:t>
      </w:r>
    </w:p>
    <w:p w14:paraId="377D9BA6" w14:textId="034863EE" w:rsidR="00FC1216" w:rsidRDefault="00FC1216" w:rsidP="00FC1216">
      <w:pPr>
        <w:spacing w:before="0" w:after="200" w:line="276" w:lineRule="auto"/>
        <w:contextualSpacing/>
        <w:rPr>
          <w:rFonts w:cs="Arial"/>
          <w:szCs w:val="22"/>
          <w:lang w:val="en-GB"/>
        </w:rPr>
      </w:pPr>
      <w:r>
        <w:rPr>
          <w:rFonts w:cs="Arial"/>
          <w:szCs w:val="22"/>
          <w:lang w:val="en-GB"/>
        </w:rPr>
        <w:t>Last Name: Developer</w:t>
      </w:r>
    </w:p>
    <w:p w14:paraId="37069307" w14:textId="12433E40" w:rsidR="00762C30" w:rsidRDefault="00762C30" w:rsidP="00FC1216">
      <w:pPr>
        <w:spacing w:before="0" w:after="200" w:line="276" w:lineRule="auto"/>
        <w:contextualSpacing/>
        <w:rPr>
          <w:rFonts w:cs="Arial"/>
          <w:szCs w:val="22"/>
          <w:lang w:val="en-GB"/>
        </w:rPr>
      </w:pPr>
      <w:r>
        <w:rPr>
          <w:rFonts w:cs="Arial"/>
          <w:szCs w:val="22"/>
          <w:lang w:val="en-GB"/>
        </w:rPr>
        <w:t>Organization: Mobile Developers</w:t>
      </w:r>
    </w:p>
    <w:p w14:paraId="575DB088" w14:textId="77777777" w:rsidR="00806FBE" w:rsidRPr="00FC1216" w:rsidRDefault="00806FBE" w:rsidP="00FC1216">
      <w:pPr>
        <w:spacing w:before="0" w:after="200" w:line="276" w:lineRule="auto"/>
        <w:contextualSpacing/>
        <w:rPr>
          <w:rFonts w:cs="Arial"/>
          <w:szCs w:val="22"/>
          <w:lang w:val="en-GB"/>
        </w:rPr>
      </w:pPr>
    </w:p>
    <w:p w14:paraId="50E7ABC6" w14:textId="5FF1B947" w:rsidR="00806FBE" w:rsidRPr="00FC1216" w:rsidRDefault="00806FBE" w:rsidP="00774CC5">
      <w:pPr>
        <w:numPr>
          <w:ilvl w:val="0"/>
          <w:numId w:val="39"/>
        </w:numPr>
        <w:spacing w:before="0" w:after="200" w:line="276" w:lineRule="auto"/>
        <w:contextualSpacing/>
        <w:rPr>
          <w:rFonts w:cs="Arial"/>
          <w:szCs w:val="22"/>
          <w:lang w:val="en-GB"/>
        </w:rPr>
      </w:pPr>
      <w:r>
        <w:rPr>
          <w:rFonts w:cs="Arial"/>
          <w:szCs w:val="22"/>
          <w:lang w:val="en-GB"/>
        </w:rPr>
        <w:t xml:space="preserve">Click </w:t>
      </w:r>
      <w:r w:rsidRPr="00BE65BF">
        <w:rPr>
          <w:rFonts w:cs="Arial"/>
          <w:szCs w:val="22"/>
          <w:lang w:val="en-GB"/>
        </w:rPr>
        <w:t xml:space="preserve">the </w:t>
      </w:r>
      <w:r w:rsidRPr="00026085">
        <w:rPr>
          <w:rFonts w:cs="Arial"/>
          <w:b/>
          <w:szCs w:val="22"/>
          <w:lang w:val="en-GB"/>
        </w:rPr>
        <w:t xml:space="preserve">Create </w:t>
      </w:r>
      <w:r>
        <w:rPr>
          <w:rFonts w:cs="Arial"/>
          <w:b/>
          <w:szCs w:val="22"/>
          <w:lang w:val="en-GB"/>
        </w:rPr>
        <w:t>an a</w:t>
      </w:r>
      <w:r w:rsidRPr="00026085">
        <w:rPr>
          <w:rFonts w:cs="Arial"/>
          <w:b/>
          <w:szCs w:val="22"/>
          <w:lang w:val="en-GB"/>
        </w:rPr>
        <w:t>ccount</w:t>
      </w:r>
      <w:r w:rsidRPr="00BE65BF">
        <w:rPr>
          <w:rFonts w:cs="Arial"/>
          <w:szCs w:val="22"/>
          <w:lang w:val="en-GB"/>
        </w:rPr>
        <w:t xml:space="preserve"> </w:t>
      </w:r>
      <w:r>
        <w:rPr>
          <w:rFonts w:cs="Arial"/>
          <w:szCs w:val="22"/>
          <w:lang w:val="en-GB"/>
        </w:rPr>
        <w:t xml:space="preserve">link </w:t>
      </w:r>
    </w:p>
    <w:p w14:paraId="47BCE2F0" w14:textId="2CC44044" w:rsidR="00806FBE" w:rsidRPr="00806FBE" w:rsidRDefault="00806FBE" w:rsidP="00806FBE">
      <w:pPr>
        <w:rPr>
          <w:rFonts w:cs="Arial"/>
          <w:b/>
        </w:rPr>
      </w:pPr>
    </w:p>
    <w:p w14:paraId="000A4D73" w14:textId="77777777" w:rsidR="00FC1216" w:rsidRPr="00755A15" w:rsidRDefault="00FC1216" w:rsidP="00FC1216">
      <w:pPr>
        <w:spacing w:before="0" w:after="200" w:line="276" w:lineRule="auto"/>
        <w:contextualSpacing/>
        <w:rPr>
          <w:rFonts w:cs="Arial"/>
          <w:szCs w:val="22"/>
          <w:lang w:val="en-GB"/>
        </w:rPr>
      </w:pPr>
    </w:p>
    <w:p w14:paraId="6B827C10" w14:textId="77777777" w:rsidR="00D033E2" w:rsidRPr="00755A15" w:rsidRDefault="00D033E2" w:rsidP="00D033E2">
      <w:pPr>
        <w:spacing w:before="0" w:after="200" w:line="276" w:lineRule="auto"/>
        <w:contextualSpacing/>
        <w:rPr>
          <w:rFonts w:cs="Arial"/>
          <w:szCs w:val="22"/>
          <w:lang w:val="en-GB"/>
        </w:rPr>
      </w:pPr>
      <w:r w:rsidRPr="00755A15">
        <w:rPr>
          <w:rFonts w:cs="Arial"/>
          <w:szCs w:val="22"/>
          <w:lang w:val="en-GB"/>
        </w:rPr>
        <w:t>You receive a message about an activation email.</w:t>
      </w:r>
    </w:p>
    <w:p w14:paraId="07DE6AD3" w14:textId="77777777" w:rsidR="00D033E2" w:rsidRDefault="00D033E2" w:rsidP="00D033E2">
      <w:pPr>
        <w:spacing w:before="0" w:after="200" w:line="276" w:lineRule="auto"/>
        <w:contextualSpacing/>
        <w:rPr>
          <w:rFonts w:cs="Arial"/>
          <w:szCs w:val="22"/>
          <w:lang w:val="en-GB"/>
        </w:rPr>
      </w:pPr>
      <w:r>
        <w:rPr>
          <w:noProof/>
        </w:rPr>
        <w:drawing>
          <wp:inline distT="0" distB="0" distL="0" distR="0" wp14:anchorId="16F23BB8" wp14:editId="65E9CD38">
            <wp:extent cx="6694572" cy="87830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694572" cy="878305"/>
                    </a:xfrm>
                    <a:prstGeom prst="rect">
                      <a:avLst/>
                    </a:prstGeom>
                  </pic:spPr>
                </pic:pic>
              </a:graphicData>
            </a:graphic>
          </wp:inline>
        </w:drawing>
      </w:r>
    </w:p>
    <w:p w14:paraId="7AB4E19D" w14:textId="77777777" w:rsidR="00D033E2" w:rsidRDefault="00D033E2" w:rsidP="00D033E2">
      <w:pPr>
        <w:spacing w:before="0" w:after="200" w:line="276" w:lineRule="auto"/>
        <w:contextualSpacing/>
        <w:rPr>
          <w:rFonts w:cs="Arial"/>
          <w:szCs w:val="22"/>
          <w:lang w:val="en-GB"/>
        </w:rPr>
      </w:pPr>
    </w:p>
    <w:p w14:paraId="08403063" w14:textId="7C08E8D8" w:rsidR="00D033E2" w:rsidRDefault="00D033E2" w:rsidP="00D033E2">
      <w:pPr>
        <w:spacing w:before="0" w:after="200" w:line="276" w:lineRule="auto"/>
        <w:contextualSpacing/>
        <w:rPr>
          <w:rFonts w:cs="Arial"/>
          <w:szCs w:val="22"/>
          <w:lang w:val="en-GB"/>
        </w:rPr>
      </w:pPr>
      <w:r>
        <w:rPr>
          <w:rFonts w:cs="Arial"/>
          <w:szCs w:val="22"/>
          <w:lang w:val="en-GB"/>
        </w:rPr>
        <w:t xml:space="preserve">Here is the activation </w:t>
      </w:r>
      <w:r w:rsidR="00497C70">
        <w:rPr>
          <w:rFonts w:cs="Arial"/>
          <w:szCs w:val="22"/>
          <w:lang w:val="en-GB"/>
        </w:rPr>
        <w:t>email that</w:t>
      </w:r>
      <w:r>
        <w:rPr>
          <w:rFonts w:cs="Arial"/>
          <w:szCs w:val="22"/>
          <w:lang w:val="en-GB"/>
        </w:rPr>
        <w:t xml:space="preserve"> </w:t>
      </w:r>
      <w:r w:rsidRPr="004025E0">
        <w:rPr>
          <w:rFonts w:cs="Arial"/>
          <w:szCs w:val="22"/>
          <w:lang w:val="en-GB"/>
        </w:rPr>
        <w:t>is sent using the email server define</w:t>
      </w:r>
      <w:r w:rsidR="00497C70">
        <w:rPr>
          <w:rFonts w:cs="Arial"/>
          <w:szCs w:val="22"/>
          <w:lang w:val="en-GB"/>
        </w:rPr>
        <w:t>d inside of API Management (Fake SMTP example below).</w:t>
      </w:r>
      <w:r w:rsidRPr="004025E0">
        <w:rPr>
          <w:rFonts w:cs="Arial"/>
          <w:szCs w:val="22"/>
          <w:lang w:val="en-GB"/>
        </w:rPr>
        <w:t xml:space="preserve">  </w:t>
      </w:r>
    </w:p>
    <w:p w14:paraId="218CEC41" w14:textId="77777777" w:rsidR="00D033E2" w:rsidRDefault="00D033E2" w:rsidP="00D033E2">
      <w:pPr>
        <w:spacing w:before="0" w:after="200" w:line="276" w:lineRule="auto"/>
        <w:contextualSpacing/>
        <w:rPr>
          <w:rFonts w:cs="Arial"/>
          <w:szCs w:val="22"/>
          <w:lang w:val="en-GB"/>
        </w:rPr>
      </w:pPr>
    </w:p>
    <w:p w14:paraId="36504C7C" w14:textId="4B07D792" w:rsidR="00D033E2" w:rsidRDefault="00497C70" w:rsidP="00D033E2">
      <w:pPr>
        <w:spacing w:before="0" w:after="200" w:line="276" w:lineRule="auto"/>
        <w:contextualSpacing/>
        <w:rPr>
          <w:rFonts w:cs="Arial"/>
          <w:szCs w:val="22"/>
          <w:lang w:val="en-GB"/>
        </w:rPr>
      </w:pPr>
      <w:r>
        <w:rPr>
          <w:rFonts w:cs="Arial"/>
          <w:noProof/>
          <w:szCs w:val="22"/>
        </w:rPr>
        <w:lastRenderedPageBreak/>
        <w:drawing>
          <wp:inline distT="0" distB="0" distL="0" distR="0" wp14:anchorId="3FCEEFA5" wp14:editId="3643818D">
            <wp:extent cx="5712284" cy="2030995"/>
            <wp:effectExtent l="0" t="0" r="3175" b="127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2487" cy="2031067"/>
                    </a:xfrm>
                    <a:prstGeom prst="rect">
                      <a:avLst/>
                    </a:prstGeom>
                    <a:noFill/>
                    <a:ln>
                      <a:noFill/>
                    </a:ln>
                  </pic:spPr>
                </pic:pic>
              </a:graphicData>
            </a:graphic>
          </wp:inline>
        </w:drawing>
      </w:r>
    </w:p>
    <w:p w14:paraId="419306D7" w14:textId="77777777" w:rsidR="00D033E2" w:rsidRDefault="00D033E2" w:rsidP="00D033E2">
      <w:pPr>
        <w:spacing w:before="0" w:after="200" w:line="276" w:lineRule="auto"/>
        <w:ind w:left="360"/>
        <w:contextualSpacing/>
        <w:rPr>
          <w:rFonts w:cs="Arial"/>
          <w:szCs w:val="22"/>
          <w:lang w:val="en-GB"/>
        </w:rPr>
      </w:pPr>
    </w:p>
    <w:p w14:paraId="407A3F1F" w14:textId="33C272F0" w:rsidR="00D033E2" w:rsidRDefault="00497C70" w:rsidP="00774CC5">
      <w:pPr>
        <w:pStyle w:val="ListParagraph"/>
        <w:numPr>
          <w:ilvl w:val="0"/>
          <w:numId w:val="38"/>
        </w:numPr>
        <w:rPr>
          <w:rFonts w:ascii="Arial" w:hAnsi="Arial" w:cs="Arial"/>
        </w:rPr>
      </w:pPr>
      <w:r>
        <w:rPr>
          <w:rFonts w:ascii="Arial" w:hAnsi="Arial" w:cs="Arial"/>
        </w:rPr>
        <w:t>After</w:t>
      </w:r>
      <w:r w:rsidR="00D033E2" w:rsidRPr="004025E0">
        <w:rPr>
          <w:rFonts w:ascii="Arial" w:hAnsi="Arial" w:cs="Arial"/>
        </w:rPr>
        <w:t xml:space="preserve"> </w:t>
      </w:r>
      <w:r>
        <w:rPr>
          <w:rFonts w:ascii="Arial" w:hAnsi="Arial" w:cs="Arial"/>
        </w:rPr>
        <w:t>directing your brows</w:t>
      </w:r>
      <w:r w:rsidR="00485621">
        <w:rPr>
          <w:rFonts w:ascii="Arial" w:hAnsi="Arial" w:cs="Arial"/>
        </w:rPr>
        <w:t>er to</w:t>
      </w:r>
      <w:r>
        <w:rPr>
          <w:rFonts w:ascii="Arial" w:hAnsi="Arial" w:cs="Arial"/>
        </w:rPr>
        <w:t xml:space="preserve"> </w:t>
      </w:r>
      <w:r w:rsidR="00485621">
        <w:rPr>
          <w:rFonts w:ascii="Arial" w:hAnsi="Arial" w:cs="Arial"/>
        </w:rPr>
        <w:t xml:space="preserve">the link in the email, validation begins. Login to </w:t>
      </w:r>
      <w:r w:rsidR="00485621" w:rsidRPr="00485621">
        <w:rPr>
          <w:rFonts w:ascii="Arial" w:hAnsi="Arial" w:cs="Arial"/>
          <w:b/>
        </w:rPr>
        <w:t>mobile.developer@consumer0.ibm</w:t>
      </w:r>
      <w:r w:rsidR="00485621">
        <w:rPr>
          <w:rFonts w:ascii="Arial" w:hAnsi="Arial" w:cs="Arial"/>
        </w:rPr>
        <w:t xml:space="preserve"> / </w:t>
      </w:r>
      <w:r w:rsidR="00485621" w:rsidRPr="00485621">
        <w:rPr>
          <w:rFonts w:ascii="Arial" w:hAnsi="Arial" w:cs="Arial"/>
          <w:b/>
        </w:rPr>
        <w:t>Passw0rd!</w:t>
      </w:r>
      <w:r w:rsidR="00485621">
        <w:rPr>
          <w:rFonts w:ascii="Arial" w:hAnsi="Arial" w:cs="Arial"/>
        </w:rPr>
        <w:t xml:space="preserve"> to complete the activation</w:t>
      </w:r>
      <w:r w:rsidR="00D033E2" w:rsidRPr="004025E0">
        <w:rPr>
          <w:rFonts w:ascii="Arial" w:hAnsi="Arial" w:cs="Arial"/>
        </w:rPr>
        <w:t xml:space="preserve"> process.</w:t>
      </w:r>
    </w:p>
    <w:p w14:paraId="2CD45A03" w14:textId="2298D0E2" w:rsidR="00D033E2" w:rsidRDefault="00990E00" w:rsidP="00D033E2">
      <w:pPr>
        <w:rPr>
          <w:rFonts w:cs="Arial"/>
        </w:rPr>
      </w:pPr>
      <w:r>
        <w:rPr>
          <w:noProof/>
        </w:rPr>
        <w:drawing>
          <wp:inline distT="0" distB="0" distL="0" distR="0" wp14:anchorId="5B923F06" wp14:editId="0CD5A935">
            <wp:extent cx="3900093" cy="24384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15934" cy="2448304"/>
                    </a:xfrm>
                    <a:prstGeom prst="rect">
                      <a:avLst/>
                    </a:prstGeom>
                  </pic:spPr>
                </pic:pic>
              </a:graphicData>
            </a:graphic>
          </wp:inline>
        </w:drawing>
      </w:r>
    </w:p>
    <w:p w14:paraId="698DDF15" w14:textId="7BC919B0" w:rsidR="00D033E2" w:rsidRDefault="00D033E2" w:rsidP="00D033E2">
      <w:pPr>
        <w:rPr>
          <w:rFonts w:cs="Arial"/>
        </w:rPr>
      </w:pPr>
      <w:r>
        <w:rPr>
          <w:rFonts w:cs="Arial"/>
        </w:rPr>
        <w:t xml:space="preserve">Here is </w:t>
      </w:r>
      <w:r w:rsidR="00485621">
        <w:rPr>
          <w:rFonts w:cs="Arial"/>
        </w:rPr>
        <w:t>Developer’s</w:t>
      </w:r>
      <w:r>
        <w:rPr>
          <w:rFonts w:cs="Arial"/>
        </w:rPr>
        <w:t xml:space="preserve"> Home screen.</w:t>
      </w:r>
    </w:p>
    <w:p w14:paraId="671C5243" w14:textId="6B826AA3" w:rsidR="00485621" w:rsidRDefault="00990E00" w:rsidP="00D033E2">
      <w:pPr>
        <w:rPr>
          <w:rFonts w:cs="Arial"/>
        </w:rPr>
      </w:pPr>
      <w:r>
        <w:rPr>
          <w:noProof/>
        </w:rPr>
        <w:drawing>
          <wp:inline distT="0" distB="0" distL="0" distR="0" wp14:anchorId="0541E72E" wp14:editId="478C97BE">
            <wp:extent cx="6492240" cy="2221865"/>
            <wp:effectExtent l="0" t="0" r="3810" b="698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92240" cy="2221865"/>
                    </a:xfrm>
                    <a:prstGeom prst="rect">
                      <a:avLst/>
                    </a:prstGeom>
                  </pic:spPr>
                </pic:pic>
              </a:graphicData>
            </a:graphic>
          </wp:inline>
        </w:drawing>
      </w:r>
    </w:p>
    <w:p w14:paraId="02B4191A" w14:textId="35DB9CAF" w:rsidR="00D033E2" w:rsidRDefault="00D033E2" w:rsidP="00D033E2">
      <w:pPr>
        <w:rPr>
          <w:rFonts w:cs="Arial"/>
        </w:rPr>
      </w:pPr>
    </w:p>
    <w:p w14:paraId="5233A035" w14:textId="77777777" w:rsidR="00D033E2" w:rsidRPr="004025E0" w:rsidRDefault="00D033E2" w:rsidP="00D033E2">
      <w:pPr>
        <w:rPr>
          <w:rFonts w:cs="Arial"/>
        </w:rPr>
      </w:pPr>
    </w:p>
    <w:p w14:paraId="3808982D" w14:textId="4516A437" w:rsidR="00AA12AD" w:rsidRDefault="00AA12AD" w:rsidP="00AA12AD">
      <w:pPr>
        <w:spacing w:before="0" w:after="200" w:line="276" w:lineRule="auto"/>
        <w:rPr>
          <w:rFonts w:ascii="Calibri" w:hAnsi="Calibri"/>
          <w:szCs w:val="22"/>
          <w:lang w:val="en-GB"/>
        </w:rPr>
      </w:pPr>
    </w:p>
    <w:p w14:paraId="35F476FB" w14:textId="77777777" w:rsidR="00AA12AD" w:rsidRDefault="00AA12AD" w:rsidP="00AA12AD">
      <w:pPr>
        <w:rPr>
          <w:rFonts w:cs="Arial"/>
        </w:rPr>
      </w:pPr>
      <w:r w:rsidRPr="00243A42">
        <w:rPr>
          <w:rFonts w:cs="Arial"/>
        </w:rPr>
        <w:t xml:space="preserve">This concludes the process of setting up the API Management environment. </w:t>
      </w:r>
    </w:p>
    <w:p w14:paraId="7E853FF7" w14:textId="77777777" w:rsidR="00AA12AD" w:rsidRPr="00244F6D" w:rsidRDefault="00AA12AD" w:rsidP="00AA12AD">
      <w:pPr>
        <w:pStyle w:val="Heading5"/>
      </w:pPr>
      <w:bookmarkStart w:id="662" w:name="_Toc419142216"/>
      <w:bookmarkStart w:id="663" w:name="_Toc448176559"/>
      <w:r w:rsidRPr="00244F6D">
        <w:t>Congratulations!</w:t>
      </w:r>
      <w:bookmarkEnd w:id="662"/>
      <w:bookmarkEnd w:id="663"/>
      <w:r w:rsidRPr="00244F6D">
        <w:t xml:space="preserve">  </w:t>
      </w:r>
    </w:p>
    <w:p w14:paraId="58F3DD31" w14:textId="25BE2B16" w:rsidR="00AA12AD" w:rsidRDefault="00AA12AD" w:rsidP="00AA12AD">
      <w:pPr>
        <w:pStyle w:val="BodyText"/>
        <w:rPr>
          <w:rFonts w:cs="Arial"/>
        </w:rPr>
      </w:pPr>
      <w:r w:rsidRPr="00243A42">
        <w:rPr>
          <w:rFonts w:cs="Arial"/>
        </w:rPr>
        <w:t xml:space="preserve">You are ready to proceed to the </w:t>
      </w:r>
      <w:r w:rsidR="00BC18B3">
        <w:rPr>
          <w:rFonts w:cs="Arial"/>
        </w:rPr>
        <w:t>PoT</w:t>
      </w:r>
      <w:r w:rsidRPr="00243A42">
        <w:rPr>
          <w:rFonts w:cs="Arial"/>
        </w:rPr>
        <w:t xml:space="preserve">. </w:t>
      </w:r>
      <w:r>
        <w:rPr>
          <w:rFonts w:cs="Arial"/>
        </w:rPr>
        <w:t>See Appendix A – C for</w:t>
      </w:r>
      <w:r w:rsidRPr="00243A42">
        <w:rPr>
          <w:rFonts w:cs="Arial"/>
        </w:rPr>
        <w:t xml:space="preserve"> useful information that you might want t</w:t>
      </w:r>
      <w:r>
        <w:rPr>
          <w:rFonts w:cs="Arial"/>
        </w:rPr>
        <w:t xml:space="preserve">o refer to during the labs. </w:t>
      </w:r>
    </w:p>
    <w:p w14:paraId="1E798163" w14:textId="77777777" w:rsidR="00AA12AD" w:rsidRDefault="00AA12AD" w:rsidP="00AA12AD">
      <w:pPr>
        <w:pStyle w:val="BodyText"/>
        <w:rPr>
          <w:b/>
        </w:rPr>
      </w:pPr>
      <w:r>
        <w:t xml:space="preserve">The login info for the Cloud Management Console is </w:t>
      </w:r>
      <w:r>
        <w:rPr>
          <w:b/>
        </w:rPr>
        <w:t>admin/Passw0rd!</w:t>
      </w:r>
    </w:p>
    <w:p w14:paraId="36656B9D" w14:textId="77777777" w:rsidR="00AA12AD" w:rsidRPr="00617E47" w:rsidRDefault="00AA12AD" w:rsidP="00AA12AD">
      <w:pPr>
        <w:pStyle w:val="BodyText"/>
        <w:spacing w:before="0" w:after="0"/>
      </w:pPr>
      <w:r>
        <w:t xml:space="preserve">The login for the API Manager console is </w:t>
      </w:r>
      <w:r w:rsidRPr="00617E47">
        <w:rPr>
          <w:b/>
        </w:rPr>
        <w:t>student0@banka.ibm/Passw0rd</w:t>
      </w:r>
      <w:r w:rsidRPr="007B05D3">
        <w:rPr>
          <w:b/>
        </w:rPr>
        <w:t>!</w:t>
      </w:r>
      <w:r>
        <w:rPr>
          <w:b/>
        </w:rPr>
        <w:t xml:space="preserve"> </w:t>
      </w:r>
      <w:r>
        <w:t xml:space="preserve">or whatever email / password </w:t>
      </w:r>
      <w:r w:rsidRPr="00617E47">
        <w:t>was used to set up the organization.</w:t>
      </w:r>
      <w:r>
        <w:t xml:space="preserve"> In the labs substitute the proper email address as needed in place of student0@banka.ibm.</w:t>
      </w:r>
    </w:p>
    <w:p w14:paraId="6BDE25CC" w14:textId="4A376187" w:rsidR="00AA12AD" w:rsidRDefault="00AA12AD" w:rsidP="00AA12AD">
      <w:pPr>
        <w:pStyle w:val="BodyText"/>
      </w:pPr>
      <w:r>
        <w:t xml:space="preserve">The login for the developer portal is </w:t>
      </w:r>
      <w:r w:rsidRPr="00BF20A3">
        <w:rPr>
          <w:b/>
        </w:rPr>
        <w:t>developer0@consumer.ibm</w:t>
      </w:r>
      <w:r>
        <w:rPr>
          <w:b/>
        </w:rPr>
        <w:t xml:space="preserve"> </w:t>
      </w:r>
      <w:r w:rsidRPr="00617E47">
        <w:rPr>
          <w:b/>
        </w:rPr>
        <w:t>/</w:t>
      </w:r>
      <w:r>
        <w:rPr>
          <w:b/>
        </w:rPr>
        <w:t xml:space="preserve"> </w:t>
      </w:r>
      <w:r w:rsidRPr="00617E47">
        <w:rPr>
          <w:b/>
        </w:rPr>
        <w:t>Passw0rd</w:t>
      </w:r>
      <w:r w:rsidR="003F0452">
        <w:t>!</w:t>
      </w:r>
    </w:p>
    <w:p w14:paraId="445CF30D" w14:textId="77777777" w:rsidR="00AA12AD" w:rsidRDefault="00AA12AD" w:rsidP="00AA12AD">
      <w:pPr>
        <w:rPr>
          <w:rFonts w:cs="Arial"/>
          <w:b/>
          <w:sz w:val="32"/>
          <w:szCs w:val="32"/>
        </w:rPr>
      </w:pPr>
    </w:p>
    <w:p w14:paraId="3CE521F3" w14:textId="34CFCC37" w:rsidR="00AA12AD" w:rsidRPr="00B1093E" w:rsidRDefault="00AA12AD" w:rsidP="00AA12AD">
      <w:pPr>
        <w:rPr>
          <w:rFonts w:cs="Arial"/>
          <w:b/>
          <w:sz w:val="32"/>
          <w:szCs w:val="32"/>
        </w:rPr>
      </w:pPr>
      <w:r w:rsidRPr="00B1093E">
        <w:rPr>
          <w:rFonts w:cs="Arial"/>
          <w:b/>
          <w:sz w:val="32"/>
          <w:szCs w:val="32"/>
        </w:rPr>
        <w:t xml:space="preserve">End of </w:t>
      </w:r>
      <w:r w:rsidR="00BC18B3">
        <w:rPr>
          <w:rFonts w:cs="Arial"/>
          <w:b/>
          <w:sz w:val="32"/>
          <w:szCs w:val="32"/>
        </w:rPr>
        <w:t>Setup</w:t>
      </w:r>
    </w:p>
    <w:p w14:paraId="3D543427" w14:textId="0B135B9A" w:rsidR="00AA12AD" w:rsidRDefault="003D14ED" w:rsidP="00AA12AD">
      <w:pPr>
        <w:pStyle w:val="Heading4"/>
      </w:pPr>
      <w:bookmarkStart w:id="664" w:name="_Toc419142217"/>
      <w:bookmarkStart w:id="665" w:name="_Toc222660202"/>
      <w:bookmarkStart w:id="666" w:name="_Toc226454983"/>
      <w:bookmarkStart w:id="667" w:name="_Toc248573247"/>
      <w:bookmarkStart w:id="668" w:name="_Toc448176560"/>
      <w:r>
        <w:lastRenderedPageBreak/>
        <w:t>Appendix B</w:t>
      </w:r>
      <w:r w:rsidR="00AA12AD">
        <w:t xml:space="preserve"> – VMware networking background information</w:t>
      </w:r>
      <w:bookmarkEnd w:id="664"/>
      <w:bookmarkEnd w:id="668"/>
    </w:p>
    <w:p w14:paraId="6261A3F1" w14:textId="77777777" w:rsidR="00AA12AD" w:rsidRPr="0079178F" w:rsidRDefault="00AA12AD" w:rsidP="00AA12AD">
      <w:pPr>
        <w:pStyle w:val="Heading5"/>
      </w:pPr>
      <w:bookmarkStart w:id="669" w:name="_Toc419142218"/>
      <w:bookmarkStart w:id="670" w:name="_Toc448176561"/>
      <w:r>
        <w:t>Network configuration options</w:t>
      </w:r>
      <w:bookmarkEnd w:id="669"/>
      <w:bookmarkEnd w:id="670"/>
    </w:p>
    <w:p w14:paraId="56DB4458" w14:textId="77777777" w:rsidR="00AA12AD" w:rsidRDefault="00AA12AD" w:rsidP="00AA12AD">
      <w:pPr>
        <w:rPr>
          <w:shd w:val="clear" w:color="auto" w:fill="FFFFFF"/>
        </w:rPr>
      </w:pPr>
      <w:r>
        <w:rPr>
          <w:shd w:val="clear" w:color="auto" w:fill="FFFFFF"/>
        </w:rPr>
        <w:t xml:space="preserve">VMware offers </w:t>
      </w:r>
      <w:hyperlink r:id="rId97" w:history="1">
        <w:r w:rsidRPr="00683378">
          <w:rPr>
            <w:rStyle w:val="Hyperlink"/>
            <w:shd w:val="clear" w:color="auto" w:fill="FFFFFF"/>
          </w:rPr>
          <w:t>three options</w:t>
        </w:r>
      </w:hyperlink>
      <w:r>
        <w:rPr>
          <w:shd w:val="clear" w:color="auto" w:fill="FFFFFF"/>
        </w:rPr>
        <w:t xml:space="preserve"> for networking: bridged, NAT and host-only.  We will use NAT so that IBM API Management will be able to make connections to endpoints or SMTP servers on the Internet (this isn’t possible with host only).  Bridged networking requires static IP addresses to be assigned (or I’d have to reconfigure the networking every time new IP addresses were assigned by the DHCP server), and it would tie the configuration to a specific network.</w:t>
      </w:r>
    </w:p>
    <w:p w14:paraId="34D9BE1C" w14:textId="77777777" w:rsidR="00AA12AD" w:rsidRDefault="00AA12AD" w:rsidP="00AA12AD">
      <w:pPr>
        <w:pStyle w:val="Heading5"/>
      </w:pPr>
      <w:bookmarkStart w:id="671" w:name="_Toc419142219"/>
      <w:bookmarkStart w:id="672" w:name="_Toc448176562"/>
      <w:r>
        <w:t>Static IP addresses</w:t>
      </w:r>
      <w:bookmarkEnd w:id="671"/>
      <w:bookmarkEnd w:id="672"/>
    </w:p>
    <w:p w14:paraId="205EFF5B" w14:textId="77777777" w:rsidR="00AA12AD" w:rsidRDefault="00AA12AD" w:rsidP="00AA12AD">
      <w:r w:rsidRPr="00683378">
        <w:rPr>
          <w:shd w:val="clear" w:color="auto" w:fill="FFFFFF"/>
        </w:rPr>
        <w:t xml:space="preserve">When you install Workstation on </w:t>
      </w:r>
      <w:r>
        <w:rPr>
          <w:shd w:val="clear" w:color="auto" w:fill="FFFFFF"/>
        </w:rPr>
        <w:t xml:space="preserve">Windows, </w:t>
      </w:r>
      <w:r w:rsidRPr="00683378">
        <w:rPr>
          <w:shd w:val="clear" w:color="auto" w:fill="FFFFFF"/>
        </w:rPr>
        <w:t>a NAT network (VMnet8) is set up for you.</w:t>
      </w:r>
      <w:r>
        <w:rPr>
          <w:shd w:val="clear" w:color="auto" w:fill="FFFFFF"/>
        </w:rPr>
        <w:t xml:space="preserve"> </w:t>
      </w:r>
      <w:r w:rsidRPr="00683378">
        <w:rPr>
          <w:shd w:val="clear" w:color="auto" w:fill="FFFFFF"/>
        </w:rPr>
        <w:t xml:space="preserve">IP addresses are typically assigned </w:t>
      </w:r>
      <w:r>
        <w:rPr>
          <w:shd w:val="clear" w:color="auto" w:fill="FFFFFF"/>
        </w:rPr>
        <w:t xml:space="preserve">to virtual machines </w:t>
      </w:r>
      <w:r w:rsidRPr="00683378">
        <w:rPr>
          <w:shd w:val="clear" w:color="auto" w:fill="FFFFFF"/>
        </w:rPr>
        <w:t>by using the virtual DHCP server included with Workstation.</w:t>
      </w:r>
      <w:r>
        <w:rPr>
          <w:shd w:val="clear" w:color="auto" w:fill="FFFFFF"/>
        </w:rPr>
        <w:t xml:space="preserve"> </w:t>
      </w:r>
      <w:r w:rsidRPr="00683378">
        <w:rPr>
          <w:shd w:val="clear" w:color="auto" w:fill="FFFFFF"/>
        </w:rPr>
        <w:t xml:space="preserve"> IP addresses can also be assigned statically from a pool of addresses that the virtual DHCP server does not assign.</w:t>
      </w:r>
    </w:p>
    <w:p w14:paraId="77770EF6" w14:textId="77777777" w:rsidR="00AA12AD" w:rsidRDefault="00AA12AD" w:rsidP="00AA12AD">
      <w:pPr>
        <w:rPr>
          <w:shd w:val="clear" w:color="auto" w:fill="FFFFFF"/>
        </w:rPr>
      </w:pPr>
      <w:r>
        <w:rPr>
          <w:shd w:val="clear" w:color="auto" w:fill="FFFFFF"/>
        </w:rPr>
        <w:t xml:space="preserve">From the VMware </w:t>
      </w:r>
      <w:hyperlink r:id="rId98" w:anchor="com.vmware.ws.using.doc/GUID-FB6C0A06-CD5A-4E80-A405-B3A2B7D7236C.html" w:history="1">
        <w:r w:rsidRPr="00682291">
          <w:rPr>
            <w:rStyle w:val="Hyperlink"/>
            <w:shd w:val="clear" w:color="auto" w:fill="FFFFFF"/>
          </w:rPr>
          <w:t>documentation</w:t>
        </w:r>
      </w:hyperlink>
      <w:r>
        <w:rPr>
          <w:shd w:val="clear" w:color="auto" w:fill="FFFFFF"/>
        </w:rPr>
        <w:t>: “</w:t>
      </w:r>
      <w:r w:rsidRPr="00682291">
        <w:rPr>
          <w:shd w:val="clear" w:color="auto" w:fill="FFFFFF"/>
        </w:rPr>
        <w:t xml:space="preserve">In the default configuration, the virtual DHCP server dynamically allocates IP addresses in the range of </w:t>
      </w:r>
      <w:r w:rsidRPr="00682291">
        <w:rPr>
          <w:i/>
          <w:shd w:val="clear" w:color="auto" w:fill="FFFFFF"/>
        </w:rPr>
        <w:t>net</w:t>
      </w:r>
      <w:r w:rsidRPr="00682291">
        <w:rPr>
          <w:shd w:val="clear" w:color="auto" w:fill="FFFFFF"/>
        </w:rPr>
        <w:t xml:space="preserve">.128 through </w:t>
      </w:r>
      <w:r w:rsidRPr="00682291">
        <w:rPr>
          <w:i/>
          <w:shd w:val="clear" w:color="auto" w:fill="FFFFFF"/>
        </w:rPr>
        <w:t>net</w:t>
      </w:r>
      <w:r w:rsidRPr="00682291">
        <w:rPr>
          <w:shd w:val="clear" w:color="auto" w:fill="FFFFFF"/>
        </w:rPr>
        <w:t xml:space="preserve">.254, where </w:t>
      </w:r>
      <w:r w:rsidRPr="00682291">
        <w:rPr>
          <w:i/>
          <w:shd w:val="clear" w:color="auto" w:fill="FFFFFF"/>
        </w:rPr>
        <w:t>net</w:t>
      </w:r>
      <w:r w:rsidRPr="00682291">
        <w:rPr>
          <w:shd w:val="clear" w:color="auto" w:fill="FFFFFF"/>
        </w:rPr>
        <w:t xml:space="preserve"> is the network number assigned to the NAT network. Workstation always uses a Class C address for NAT networks. IP addresses </w:t>
      </w:r>
      <w:r w:rsidRPr="00682291">
        <w:rPr>
          <w:i/>
          <w:shd w:val="clear" w:color="auto" w:fill="FFFFFF"/>
        </w:rPr>
        <w:t>net</w:t>
      </w:r>
      <w:r w:rsidRPr="00682291">
        <w:rPr>
          <w:shd w:val="clear" w:color="auto" w:fill="FFFFFF"/>
        </w:rPr>
        <w:t xml:space="preserve">.3 through </w:t>
      </w:r>
      <w:r w:rsidRPr="00682291">
        <w:rPr>
          <w:i/>
          <w:shd w:val="clear" w:color="auto" w:fill="FFFFFF"/>
        </w:rPr>
        <w:t>net</w:t>
      </w:r>
      <w:r w:rsidRPr="00682291">
        <w:rPr>
          <w:shd w:val="clear" w:color="auto" w:fill="FFFFFF"/>
        </w:rPr>
        <w:t xml:space="preserve">.127 can be used for static IP addresses. IP address </w:t>
      </w:r>
      <w:r w:rsidRPr="00682291">
        <w:rPr>
          <w:i/>
          <w:shd w:val="clear" w:color="auto" w:fill="FFFFFF"/>
        </w:rPr>
        <w:t>net</w:t>
      </w:r>
      <w:r w:rsidRPr="00682291">
        <w:rPr>
          <w:shd w:val="clear" w:color="auto" w:fill="FFFFFF"/>
        </w:rPr>
        <w:t xml:space="preserve">.1 is reserved for the host virtual network adapter and </w:t>
      </w:r>
      <w:r w:rsidRPr="00FF2ACE">
        <w:rPr>
          <w:i/>
          <w:shd w:val="clear" w:color="auto" w:fill="FFFFFF"/>
        </w:rPr>
        <w:t>net.2 is reserved for the NAT device</w:t>
      </w:r>
      <w:r w:rsidRPr="00682291">
        <w:rPr>
          <w:shd w:val="clear" w:color="auto" w:fill="FFFFFF"/>
        </w:rPr>
        <w:t>.</w:t>
      </w:r>
    </w:p>
    <w:p w14:paraId="2D85E975" w14:textId="77777777" w:rsidR="00AA12AD" w:rsidRPr="008E7752" w:rsidRDefault="00AA12AD" w:rsidP="00AA12AD">
      <w:pPr>
        <w:rPr>
          <w:lang w:val="en-GB"/>
        </w:rPr>
      </w:pPr>
      <w:r w:rsidRPr="008E7752">
        <w:rPr>
          <w:shd w:val="clear" w:color="auto" w:fill="FFFFFF"/>
        </w:rPr>
        <w:t xml:space="preserve">In addition to the IP address, the virtual DHCP server on the NAT network sends out configuration information that enables the virtual machine to operate. This information includes the default gateway and the DNS server. In the DHCP response, the NAT device instructs the virtual machine to use the IP address </w:t>
      </w:r>
      <w:r w:rsidRPr="008E7752">
        <w:rPr>
          <w:i/>
          <w:shd w:val="clear" w:color="auto" w:fill="FFFFFF"/>
        </w:rPr>
        <w:t>net</w:t>
      </w:r>
      <w:r w:rsidRPr="008E7752">
        <w:rPr>
          <w:shd w:val="clear" w:color="auto" w:fill="FFFFFF"/>
        </w:rPr>
        <w:t>.2 as the default gateway and DNS server. These routings cause all IP packets destined for the external network and DNS requests to be forwarded to the NAT device.”</w:t>
      </w:r>
    </w:p>
    <w:p w14:paraId="0559EB2C" w14:textId="283E5C73" w:rsidR="00AA12AD" w:rsidRPr="00F62A02" w:rsidRDefault="003D14ED" w:rsidP="00AA12AD">
      <w:pPr>
        <w:pStyle w:val="Heading4"/>
        <w:rPr>
          <w:lang w:val="en-GB"/>
        </w:rPr>
      </w:pPr>
      <w:bookmarkStart w:id="673" w:name="_Toc419142220"/>
      <w:bookmarkStart w:id="674" w:name="_Toc448176563"/>
      <w:r>
        <w:rPr>
          <w:lang w:val="en-GB"/>
        </w:rPr>
        <w:lastRenderedPageBreak/>
        <w:t>Appendix C</w:t>
      </w:r>
      <w:r w:rsidR="00AA12AD">
        <w:rPr>
          <w:lang w:val="en-GB"/>
        </w:rPr>
        <w:t xml:space="preserve"> - </w:t>
      </w:r>
      <w:r w:rsidR="00AA12AD" w:rsidRPr="00F62A02">
        <w:rPr>
          <w:lang w:val="en-GB"/>
        </w:rPr>
        <w:t>Troubleshooting</w:t>
      </w:r>
      <w:bookmarkEnd w:id="673"/>
      <w:bookmarkEnd w:id="674"/>
    </w:p>
    <w:p w14:paraId="659FBD44" w14:textId="77777777" w:rsidR="00AA12AD" w:rsidRPr="00F62A02" w:rsidRDefault="00AA12AD" w:rsidP="00AA12AD">
      <w:pPr>
        <w:pStyle w:val="Heading5"/>
        <w:rPr>
          <w:shd w:val="clear" w:color="auto" w:fill="FFFFFF"/>
          <w:lang w:val="en-GB"/>
        </w:rPr>
      </w:pPr>
      <w:bookmarkStart w:id="675" w:name="_Binary_translation_is"/>
      <w:bookmarkStart w:id="676" w:name="_Toc419142221"/>
      <w:bookmarkStart w:id="677" w:name="_Toc448176564"/>
      <w:bookmarkEnd w:id="675"/>
      <w:r w:rsidRPr="00F62A02">
        <w:rPr>
          <w:shd w:val="clear" w:color="auto" w:fill="FFFFFF"/>
          <w:lang w:val="en-GB"/>
        </w:rPr>
        <w:t>Binary translation is incompatible with long mode on this platform. Disabling long mode</w:t>
      </w:r>
      <w:bookmarkEnd w:id="676"/>
      <w:bookmarkEnd w:id="677"/>
    </w:p>
    <w:p w14:paraId="3C2CC214" w14:textId="77777777" w:rsidR="00AA12AD" w:rsidRPr="00F62A02" w:rsidRDefault="00AA12AD" w:rsidP="00AA12AD">
      <w:pPr>
        <w:spacing w:before="0" w:after="200" w:line="276" w:lineRule="auto"/>
        <w:rPr>
          <w:rFonts w:cs="Arial"/>
          <w:szCs w:val="22"/>
          <w:lang w:val="en-GB"/>
        </w:rPr>
      </w:pPr>
      <w:r w:rsidRPr="00F62A02">
        <w:rPr>
          <w:rFonts w:cs="Arial"/>
          <w:szCs w:val="22"/>
          <w:lang w:val="en-GB"/>
        </w:rPr>
        <w:t xml:space="preserve">This error may occur when you open the virtual machine because Intel Virtualization Technology (VT) is disabled by default, in the BIOS of the Lenovo ThinkPads. </w:t>
      </w:r>
    </w:p>
    <w:p w14:paraId="1C1E5415" w14:textId="77777777" w:rsidR="00AA12AD" w:rsidRPr="00F62A02" w:rsidRDefault="00AA12AD" w:rsidP="00AA12AD">
      <w:pPr>
        <w:spacing w:before="0" w:after="200" w:line="276" w:lineRule="auto"/>
        <w:rPr>
          <w:rFonts w:cs="Arial"/>
          <w:szCs w:val="22"/>
          <w:lang w:val="en-GB"/>
        </w:rPr>
      </w:pPr>
      <w:r w:rsidRPr="00F62A02">
        <w:rPr>
          <w:rFonts w:cs="Arial"/>
          <w:szCs w:val="22"/>
          <w:lang w:val="en-GB"/>
        </w:rPr>
        <w:t>To resolve this issue:</w:t>
      </w:r>
    </w:p>
    <w:p w14:paraId="528C62CC"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Shutdown the laptop</w:t>
      </w:r>
    </w:p>
    <w:p w14:paraId="6EB71CA6"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Start the laptop</w:t>
      </w:r>
    </w:p>
    <w:p w14:paraId="01D305C4"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Once the ThinkPad splash screen appears, press the F1 or ThinkVantage key to enter the BIOS (the correct key to use will be displayed on the screen)</w:t>
      </w:r>
    </w:p>
    <w:p w14:paraId="1790F49E"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Within the BIOS, choose Security &gt; Virtualization</w:t>
      </w:r>
    </w:p>
    <w:p w14:paraId="2F04FEA9"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Change “Intel (R) Virtualization Technology [Disabled]” to Enabled</w:t>
      </w:r>
    </w:p>
    <w:p w14:paraId="6DAA58C8" w14:textId="77777777" w:rsidR="00AA12AD" w:rsidRPr="008E775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Save and Exit from the BIOS</w:t>
      </w:r>
    </w:p>
    <w:p w14:paraId="3B1CE41F" w14:textId="77777777" w:rsidR="00AA12AD" w:rsidRPr="00F62A02" w:rsidRDefault="00AA12AD" w:rsidP="00AA12AD">
      <w:pPr>
        <w:pStyle w:val="Heading5"/>
      </w:pPr>
      <w:bookmarkStart w:id="678" w:name="_Toc419142222"/>
      <w:bookmarkStart w:id="679" w:name="_Toc448176565"/>
      <w:r w:rsidRPr="00F62A02">
        <w:t>Handy Command Line Interface commands</w:t>
      </w:r>
      <w:bookmarkEnd w:id="678"/>
      <w:bookmarkEnd w:id="679"/>
    </w:p>
    <w:p w14:paraId="5E684FA7" w14:textId="77777777" w:rsidR="00AA12AD" w:rsidRDefault="00AA12AD" w:rsidP="00AA12AD">
      <w:pPr>
        <w:spacing w:before="0" w:after="0"/>
        <w:rPr>
          <w:rFonts w:ascii="Helv" w:hAnsi="Helv" w:cs="Tahoma"/>
          <w:b/>
          <w:bCs/>
          <w:color w:val="000000"/>
          <w:sz w:val="20"/>
          <w:szCs w:val="20"/>
        </w:rPr>
      </w:pPr>
    </w:p>
    <w:p w14:paraId="62C4A410" w14:textId="77777777" w:rsidR="00AA12AD" w:rsidRPr="00F62A02" w:rsidRDefault="00AA12AD" w:rsidP="00AA12AD">
      <w:pPr>
        <w:pStyle w:val="Heading6"/>
      </w:pPr>
      <w:r w:rsidRPr="00F62A02">
        <w:t>Gateway Appliance (DataPower) Network</w:t>
      </w:r>
    </w:p>
    <w:p w14:paraId="2CD6F752" w14:textId="77777777" w:rsidR="00AA12AD" w:rsidRPr="00F62A02" w:rsidRDefault="00AA12AD" w:rsidP="00AA12AD">
      <w:pPr>
        <w:spacing w:before="0" w:after="0"/>
        <w:rPr>
          <w:rFonts w:cs="Arial"/>
          <w:color w:val="000000"/>
          <w:szCs w:val="22"/>
          <w:u w:val="single"/>
        </w:rPr>
      </w:pPr>
    </w:p>
    <w:p w14:paraId="4DDAC1C8" w14:textId="77777777" w:rsidR="00AA12AD" w:rsidRPr="00F62A02" w:rsidRDefault="00AA12AD" w:rsidP="00AA12AD">
      <w:pPr>
        <w:spacing w:before="0" w:after="0"/>
        <w:ind w:left="720"/>
        <w:rPr>
          <w:rFonts w:cs="Arial"/>
          <w:color w:val="000000"/>
          <w:szCs w:val="22"/>
          <w:u w:val="single"/>
        </w:rPr>
      </w:pPr>
      <w:r w:rsidRPr="00F62A02">
        <w:rPr>
          <w:rFonts w:cs="Arial"/>
          <w:color w:val="000000"/>
          <w:szCs w:val="22"/>
          <w:u w:val="single"/>
        </w:rPr>
        <w:t>Fro</w:t>
      </w:r>
      <w:r>
        <w:rPr>
          <w:rFonts w:cs="Arial"/>
          <w:color w:val="000000"/>
          <w:szCs w:val="22"/>
          <w:u w:val="single"/>
        </w:rPr>
        <w:t>m the DP cli issue the commands</w:t>
      </w:r>
    </w:p>
    <w:p w14:paraId="5C48E9F3"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int</w:t>
      </w:r>
      <w:r w:rsidRPr="00F62A02">
        <w:rPr>
          <w:rFonts w:cs="Arial"/>
          <w:color w:val="000000"/>
          <w:szCs w:val="22"/>
          <w:u w:val="single"/>
        </w:rPr>
        <w:t>    -  Ensure that eht0 is set per setup instructions</w:t>
      </w:r>
    </w:p>
    <w:p w14:paraId="7443F660"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time </w:t>
      </w:r>
      <w:r w:rsidRPr="00F62A02">
        <w:rPr>
          <w:rFonts w:cs="Arial"/>
          <w:color w:val="000000"/>
          <w:szCs w:val="22"/>
          <w:u w:val="single"/>
        </w:rPr>
        <w:t> -  to make sure that the NTP is working OK and the time matches the APIm Server </w:t>
      </w:r>
    </w:p>
    <w:p w14:paraId="6E4FBEAD"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xml-mgmt</w:t>
      </w:r>
      <w:r w:rsidRPr="00F62A02">
        <w:rPr>
          <w:rFonts w:cs="Arial"/>
          <w:color w:val="000000"/>
          <w:szCs w:val="22"/>
          <w:u w:val="single"/>
        </w:rPr>
        <w:t>  - to make sure that xml-mgmt [up] displays with port 5550</w:t>
      </w:r>
    </w:p>
    <w:p w14:paraId="0452F228"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time</w:t>
      </w:r>
      <w:r w:rsidRPr="00F62A02">
        <w:rPr>
          <w:rFonts w:cs="Arial"/>
          <w:color w:val="000000"/>
          <w:szCs w:val="22"/>
          <w:u w:val="single"/>
        </w:rPr>
        <w:t>  - make note of the time</w:t>
      </w:r>
    </w:p>
    <w:p w14:paraId="7D208D05"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ntp</w:t>
      </w:r>
      <w:r w:rsidRPr="00F62A02">
        <w:rPr>
          <w:rFonts w:cs="Arial"/>
          <w:color w:val="000000"/>
          <w:szCs w:val="22"/>
          <w:u w:val="single"/>
        </w:rPr>
        <w:t> - to show the NTP server settings</w:t>
      </w:r>
    </w:p>
    <w:p w14:paraId="64CEE443" w14:textId="77777777" w:rsidR="00AA12AD" w:rsidRPr="00F62A02" w:rsidRDefault="00AA12AD" w:rsidP="00AA12AD">
      <w:pPr>
        <w:pStyle w:val="Heading6"/>
      </w:pPr>
      <w:r>
        <w:t>Management Appliance</w:t>
      </w:r>
      <w:r w:rsidRPr="00F62A02">
        <w:t xml:space="preserve"> Network</w:t>
      </w:r>
    </w:p>
    <w:p w14:paraId="7017CA75" w14:textId="77777777" w:rsidR="00AA12AD" w:rsidRPr="00F62A02" w:rsidRDefault="00AA12AD" w:rsidP="00AA12AD">
      <w:pPr>
        <w:spacing w:before="0" w:after="0"/>
        <w:ind w:left="720"/>
        <w:rPr>
          <w:rFonts w:cs="Arial"/>
          <w:color w:val="000000"/>
          <w:szCs w:val="22"/>
        </w:rPr>
      </w:pPr>
    </w:p>
    <w:p w14:paraId="5BBEEED3" w14:textId="77777777" w:rsidR="00AA12AD" w:rsidRPr="00F62A02" w:rsidRDefault="00AA12AD" w:rsidP="00AA12AD">
      <w:pPr>
        <w:spacing w:before="0" w:after="0"/>
        <w:ind w:left="720"/>
        <w:rPr>
          <w:rFonts w:cs="Arial"/>
          <w:color w:val="000000"/>
          <w:szCs w:val="22"/>
        </w:rPr>
      </w:pPr>
      <w:r w:rsidRPr="00F62A02">
        <w:rPr>
          <w:rFonts w:cs="Arial"/>
          <w:color w:val="000000"/>
          <w:szCs w:val="22"/>
        </w:rPr>
        <w:t>From the</w:t>
      </w:r>
      <w:r>
        <w:rPr>
          <w:rFonts w:cs="Arial"/>
          <w:color w:val="000000"/>
          <w:szCs w:val="22"/>
        </w:rPr>
        <w:t xml:space="preserve"> Cloud Management Console window</w:t>
      </w:r>
      <w:r w:rsidRPr="00F62A02">
        <w:rPr>
          <w:rFonts w:cs="Arial"/>
          <w:color w:val="000000"/>
          <w:szCs w:val="22"/>
        </w:rPr>
        <w:t xml:space="preserve"> issue the command:</w:t>
      </w:r>
    </w:p>
    <w:p w14:paraId="46DD0C76"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net show all</w:t>
      </w:r>
      <w:r w:rsidRPr="00F62A02">
        <w:rPr>
          <w:rFonts w:cs="Arial"/>
          <w:color w:val="000000"/>
          <w:szCs w:val="22"/>
        </w:rPr>
        <w:t>   - check that the correct values are selected:</w:t>
      </w:r>
    </w:p>
    <w:p w14:paraId="2933F5B7"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time</w:t>
      </w:r>
      <w:r>
        <w:rPr>
          <w:rFonts w:cs="Arial"/>
          <w:color w:val="000000"/>
          <w:szCs w:val="22"/>
        </w:rPr>
        <w:t> </w:t>
      </w:r>
      <w:r w:rsidRPr="00F62A02">
        <w:rPr>
          <w:rFonts w:cs="Arial"/>
          <w:b/>
          <w:bCs/>
          <w:color w:val="000000"/>
          <w:szCs w:val="22"/>
        </w:rPr>
        <w:t>show</w:t>
      </w:r>
      <w:r w:rsidRPr="00F62A02">
        <w:rPr>
          <w:rFonts w:cs="Arial"/>
          <w:color w:val="000000"/>
          <w:szCs w:val="22"/>
        </w:rPr>
        <w:t> - ensure that the time matches the Gateway appliance time</w:t>
      </w:r>
    </w:p>
    <w:p w14:paraId="49664812" w14:textId="77777777" w:rsidR="00AA12AD" w:rsidRPr="00F62A02" w:rsidRDefault="00AA12AD" w:rsidP="00AA12AD">
      <w:pPr>
        <w:spacing w:before="0" w:after="0"/>
        <w:ind w:left="720"/>
        <w:rPr>
          <w:rFonts w:cs="Arial"/>
          <w:color w:val="000000"/>
          <w:szCs w:val="22"/>
        </w:rPr>
      </w:pPr>
      <w:r w:rsidRPr="005458AC">
        <w:rPr>
          <w:rFonts w:cs="Arial"/>
          <w:b/>
          <w:color w:val="000000"/>
          <w:szCs w:val="22"/>
        </w:rPr>
        <w:t>net ping 192.168</w:t>
      </w:r>
      <w:r>
        <w:rPr>
          <w:rFonts w:cs="Arial"/>
          <w:b/>
          <w:color w:val="000000"/>
          <w:szCs w:val="22"/>
        </w:rPr>
        <w:t>.225.52</w:t>
      </w:r>
      <w:r w:rsidRPr="00F62A02">
        <w:rPr>
          <w:rFonts w:cs="Arial"/>
          <w:color w:val="000000"/>
          <w:szCs w:val="22"/>
        </w:rPr>
        <w:t xml:space="preserve"> to ensure connectivity with DP</w:t>
      </w:r>
    </w:p>
    <w:p w14:paraId="73E7A52A"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Organizations</w:t>
      </w:r>
    </w:p>
    <w:p w14:paraId="18B8392A" w14:textId="77777777" w:rsidR="00AA12AD" w:rsidRPr="00F62A02" w:rsidRDefault="00AA12AD" w:rsidP="00AA12AD">
      <w:pPr>
        <w:spacing w:before="0" w:after="0"/>
        <w:ind w:left="720"/>
        <w:rPr>
          <w:rFonts w:cs="Arial"/>
          <w:color w:val="000000"/>
          <w:szCs w:val="22"/>
        </w:rPr>
      </w:pPr>
      <w:r w:rsidRPr="00F62A02">
        <w:rPr>
          <w:rFonts w:cs="Arial"/>
          <w:color w:val="000000"/>
          <w:szCs w:val="22"/>
        </w:rPr>
        <w:t>If student creates an Organization before getting everything correct, then the following commands are required, since the database is likely corrupted:</w:t>
      </w:r>
    </w:p>
    <w:p w14:paraId="6E75D24D"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system clean apiconfig</w:t>
      </w:r>
      <w:r w:rsidRPr="00F62A02">
        <w:rPr>
          <w:rFonts w:cs="Arial"/>
          <w:color w:val="000000"/>
          <w:szCs w:val="22"/>
        </w:rPr>
        <w:t> [resets the appliance to factory defaults- password and Orgs wiped!]</w:t>
      </w:r>
    </w:p>
    <w:p w14:paraId="3911D034"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system restart</w:t>
      </w:r>
    </w:p>
    <w:p w14:paraId="7B6D3B05"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system show status</w:t>
      </w:r>
      <w:r w:rsidRPr="00F62A02">
        <w:rPr>
          <w:rFonts w:cs="Arial"/>
          <w:color w:val="000000"/>
          <w:szCs w:val="22"/>
        </w:rPr>
        <w:t> after about 5 minutes to confirm that all is up OK</w:t>
      </w:r>
    </w:p>
    <w:p w14:paraId="287E30BE" w14:textId="77777777" w:rsidR="00AA12AD" w:rsidRDefault="00AA12AD" w:rsidP="00AA12AD">
      <w:pPr>
        <w:spacing w:before="0" w:after="200" w:line="276" w:lineRule="auto"/>
        <w:contextualSpacing/>
        <w:rPr>
          <w:rFonts w:cs="Arial"/>
          <w:szCs w:val="22"/>
          <w:lang w:val="en-GB"/>
        </w:rPr>
      </w:pPr>
    </w:p>
    <w:p w14:paraId="0C20C1AB" w14:textId="77777777" w:rsidR="00AA12AD" w:rsidRDefault="00AA12AD" w:rsidP="00AA12AD">
      <w:pPr>
        <w:spacing w:before="0" w:after="200" w:line="276" w:lineRule="auto"/>
        <w:contextualSpacing/>
        <w:rPr>
          <w:rFonts w:cs="Arial"/>
          <w:szCs w:val="22"/>
          <w:lang w:val="en-GB"/>
        </w:rPr>
      </w:pPr>
    </w:p>
    <w:p w14:paraId="5FB26C06" w14:textId="32C4CB11" w:rsidR="00AA12AD" w:rsidRDefault="003D14ED" w:rsidP="00AA12AD">
      <w:pPr>
        <w:pStyle w:val="Heading4"/>
      </w:pPr>
      <w:bookmarkStart w:id="680" w:name="_Toc419142223"/>
      <w:bookmarkStart w:id="681" w:name="_Toc448176566"/>
      <w:r>
        <w:lastRenderedPageBreak/>
        <w:t>Appendix D</w:t>
      </w:r>
      <w:r w:rsidR="00AA12AD">
        <w:t xml:space="preserve"> - </w:t>
      </w:r>
      <w:r w:rsidR="00AA12AD" w:rsidRPr="00FB4ADD">
        <w:t>Startup</w:t>
      </w:r>
      <w:r w:rsidR="00AA12AD">
        <w:t xml:space="preserve"> procedures and optional steps to make things easier</w:t>
      </w:r>
      <w:bookmarkEnd w:id="680"/>
      <w:bookmarkEnd w:id="681"/>
    </w:p>
    <w:p w14:paraId="5AE71724" w14:textId="77777777" w:rsidR="00AA12AD" w:rsidRDefault="00AA12AD" w:rsidP="00AA12AD">
      <w:pPr>
        <w:pStyle w:val="Heading6"/>
        <w:rPr>
          <w:lang w:eastAsia="zh-CN"/>
        </w:rPr>
      </w:pPr>
      <w:r>
        <w:rPr>
          <w:lang w:eastAsia="zh-CN"/>
        </w:rPr>
        <w:t>Open and start the DataPower and API Manager virtual machines</w:t>
      </w:r>
    </w:p>
    <w:p w14:paraId="6E6FAEAB" w14:textId="77777777" w:rsidR="00AA12AD" w:rsidRDefault="00AA12AD" w:rsidP="00AA12AD">
      <w:pPr>
        <w:rPr>
          <w:lang w:eastAsia="zh-CN"/>
        </w:rPr>
      </w:pPr>
      <w:r>
        <w:rPr>
          <w:lang w:eastAsia="zh-CN"/>
        </w:rPr>
        <w:t>The following steps will guide you through loading and starting the DataPower and API Manager virtual machines if they are not already started.</w:t>
      </w:r>
    </w:p>
    <w:p w14:paraId="4D8CDA38" w14:textId="77777777" w:rsidR="00AA12AD" w:rsidRDefault="00AA12AD" w:rsidP="00AA12AD">
      <w:pPr>
        <w:pStyle w:val="StepList"/>
        <w:rPr>
          <w:lang w:eastAsia="zh-CN"/>
        </w:rPr>
      </w:pPr>
      <w:r>
        <w:rPr>
          <w:lang w:eastAsia="zh-CN"/>
        </w:rPr>
        <w:t xml:space="preserve">From within VMWare Workstation, select: </w:t>
      </w:r>
      <w:r w:rsidRPr="00AC5083">
        <w:rPr>
          <w:rStyle w:val="Code-Characterstyle"/>
          <w:lang w:eastAsia="zh-CN"/>
        </w:rPr>
        <w:t>File</w:t>
      </w:r>
      <w:r w:rsidRPr="00AC5083">
        <w:rPr>
          <w:rStyle w:val="Code-Characterstyle"/>
        </w:rPr>
        <w:sym w:font="Wingdings" w:char="F0E0"/>
      </w:r>
      <w:r w:rsidRPr="00AC5083">
        <w:rPr>
          <w:rStyle w:val="Code-Characterstyle"/>
          <w:lang w:eastAsia="zh-CN"/>
        </w:rPr>
        <w:t>Open</w:t>
      </w:r>
      <w:r w:rsidRPr="00AC5083">
        <w:rPr>
          <w:rStyle w:val="Code-Characterstyle"/>
        </w:rPr>
        <w:t>…</w:t>
      </w:r>
    </w:p>
    <w:p w14:paraId="2F9C792D" w14:textId="26341090" w:rsidR="00AA12AD" w:rsidRDefault="00AA12AD" w:rsidP="00AA12AD">
      <w:pPr>
        <w:pStyle w:val="StepList"/>
        <w:rPr>
          <w:lang w:eastAsia="zh-CN"/>
        </w:rPr>
      </w:pPr>
      <w:r>
        <w:rPr>
          <w:lang w:eastAsia="zh-CN"/>
        </w:rPr>
        <w:t xml:space="preserve">Navigate to the “API Gateway” folder, left click </w:t>
      </w:r>
      <w:r w:rsidRPr="00B8135C">
        <w:rPr>
          <w:rStyle w:val="Code-Characterstyle"/>
          <w:rFonts w:ascii="Arial" w:hAnsi="Arial" w:cs="Arial"/>
          <w:b/>
        </w:rPr>
        <w:t>GW_4001_</w:t>
      </w:r>
      <w:r w:rsidR="00275F80">
        <w:rPr>
          <w:rStyle w:val="Code-Characterstyle"/>
          <w:rFonts w:ascii="Arial" w:hAnsi="Arial" w:cs="Arial"/>
          <w:b/>
        </w:rPr>
        <w:t>PoT</w:t>
      </w:r>
      <w:r w:rsidRPr="00B8135C">
        <w:rPr>
          <w:rStyle w:val="Code-Characterstyle"/>
          <w:rFonts w:ascii="Arial" w:hAnsi="Arial" w:cs="Arial"/>
          <w:b/>
        </w:rPr>
        <w:t>.vmx</w:t>
      </w:r>
      <w:r>
        <w:rPr>
          <w:rStyle w:val="Code-Characterstyle"/>
        </w:rPr>
        <w:t xml:space="preserve"> </w:t>
      </w:r>
      <w:r w:rsidRPr="00AC5083">
        <w:t xml:space="preserve">and click </w:t>
      </w:r>
      <w:r w:rsidRPr="00CC6836">
        <w:rPr>
          <w:b/>
          <w:lang w:eastAsia="zh-CN"/>
        </w:rPr>
        <w:t>Open</w:t>
      </w:r>
      <w:r>
        <w:rPr>
          <w:b/>
          <w:lang w:eastAsia="zh-CN"/>
        </w:rPr>
        <w:t xml:space="preserve"> with VMware Workstation</w:t>
      </w:r>
      <w:r>
        <w:rPr>
          <w:lang w:eastAsia="zh-CN"/>
        </w:rPr>
        <w:t>.</w:t>
      </w:r>
    </w:p>
    <w:p w14:paraId="20E17D3B" w14:textId="77777777" w:rsidR="00AA12AD" w:rsidRDefault="00AA12AD" w:rsidP="00AA12AD">
      <w:pPr>
        <w:pStyle w:val="StepList"/>
        <w:rPr>
          <w:lang w:eastAsia="zh-CN"/>
        </w:rPr>
      </w:pPr>
      <w:r>
        <w:rPr>
          <w:lang w:eastAsia="zh-CN"/>
        </w:rPr>
        <w:t>Click the green start button labeled “Power on this virtual machine”.</w:t>
      </w:r>
    </w:p>
    <w:p w14:paraId="058DF7A9" w14:textId="77777777" w:rsidR="00AA12AD" w:rsidRDefault="00AA12AD" w:rsidP="00AA12AD">
      <w:pPr>
        <w:pStyle w:val="StepListContno"/>
        <w:ind w:left="0"/>
        <w:rPr>
          <w:lang w:eastAsia="zh-CN"/>
        </w:rPr>
      </w:pPr>
      <w:r>
        <w:rPr>
          <w:noProof/>
        </w:rPr>
        <w:drawing>
          <wp:inline distT="0" distB="0" distL="0" distR="0" wp14:anchorId="0B3E1AAE" wp14:editId="68923623">
            <wp:extent cx="1890130" cy="869795"/>
            <wp:effectExtent l="0" t="0" r="0" b="698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20096" cy="883585"/>
                    </a:xfrm>
                    <a:prstGeom prst="rect">
                      <a:avLst/>
                    </a:prstGeom>
                  </pic:spPr>
                </pic:pic>
              </a:graphicData>
            </a:graphic>
          </wp:inline>
        </w:drawing>
      </w:r>
    </w:p>
    <w:p w14:paraId="3262BCDA" w14:textId="7062BDCE" w:rsidR="00AA12AD" w:rsidRDefault="00AA12AD" w:rsidP="00AA12AD">
      <w:pPr>
        <w:pStyle w:val="StepList"/>
        <w:rPr>
          <w:lang w:eastAsia="zh-CN"/>
        </w:rPr>
      </w:pPr>
      <w:r>
        <w:rPr>
          <w:lang w:eastAsia="zh-CN"/>
        </w:rPr>
        <w:t xml:space="preserve">Navigate to the API Manager” folder, left click </w:t>
      </w:r>
      <w:r w:rsidRPr="00CC6836">
        <w:rPr>
          <w:rStyle w:val="Code-Characterstyle"/>
          <w:rFonts w:ascii="Arial" w:hAnsi="Arial" w:cs="Arial"/>
          <w:b/>
        </w:rPr>
        <w:t>APIMv4.0.0.1_</w:t>
      </w:r>
      <w:r w:rsidR="00275F80">
        <w:rPr>
          <w:rStyle w:val="Code-Characterstyle"/>
          <w:rFonts w:ascii="Arial" w:hAnsi="Arial" w:cs="Arial"/>
          <w:b/>
        </w:rPr>
        <w:t>PoT</w:t>
      </w:r>
      <w:r w:rsidRPr="00CC6836">
        <w:rPr>
          <w:rStyle w:val="Code-Characterstyle"/>
          <w:rFonts w:ascii="Arial" w:hAnsi="Arial" w:cs="Arial"/>
          <w:b/>
        </w:rPr>
        <w:t>.vmx</w:t>
      </w:r>
      <w:r>
        <w:rPr>
          <w:lang w:eastAsia="zh-CN"/>
        </w:rPr>
        <w:t xml:space="preserve"> and click </w:t>
      </w:r>
      <w:r w:rsidRPr="00CC6836">
        <w:rPr>
          <w:b/>
          <w:lang w:eastAsia="zh-CN"/>
        </w:rPr>
        <w:t>Open</w:t>
      </w:r>
      <w:r>
        <w:rPr>
          <w:b/>
          <w:lang w:eastAsia="zh-CN"/>
        </w:rPr>
        <w:t xml:space="preserve"> with VMware Workstation</w:t>
      </w:r>
      <w:r>
        <w:rPr>
          <w:lang w:eastAsia="zh-CN"/>
        </w:rPr>
        <w:t>.</w:t>
      </w:r>
    </w:p>
    <w:p w14:paraId="10F3C25A" w14:textId="77777777" w:rsidR="00AA12AD" w:rsidRDefault="00AA12AD" w:rsidP="00AA12AD">
      <w:pPr>
        <w:pStyle w:val="StepList"/>
        <w:rPr>
          <w:lang w:eastAsia="zh-CN"/>
        </w:rPr>
      </w:pPr>
      <w:r>
        <w:rPr>
          <w:lang w:eastAsia="zh-CN"/>
        </w:rPr>
        <w:t>Click the green start button labeled “Power on this virtual machine”.</w:t>
      </w:r>
    </w:p>
    <w:p w14:paraId="7273B149" w14:textId="77777777" w:rsidR="00AA12AD" w:rsidRDefault="00AA12AD" w:rsidP="00AA12AD">
      <w:pPr>
        <w:pStyle w:val="Heading6"/>
        <w:rPr>
          <w:lang w:eastAsia="zh-CN"/>
        </w:rPr>
      </w:pPr>
      <w:r>
        <w:rPr>
          <w:lang w:eastAsia="zh-CN"/>
        </w:rPr>
        <w:t>Verify connectivity to the two virtual appliances</w:t>
      </w:r>
    </w:p>
    <w:p w14:paraId="5B653F5E" w14:textId="77777777" w:rsidR="00AA12AD" w:rsidRPr="004211BD" w:rsidRDefault="00AA12AD" w:rsidP="00AA12AD">
      <w:pPr>
        <w:keepNext/>
        <w:rPr>
          <w:lang w:eastAsia="zh-CN"/>
        </w:rPr>
      </w:pPr>
      <w:r>
        <w:rPr>
          <w:lang w:eastAsia="zh-CN"/>
        </w:rPr>
        <w:t>In this step, you’ll verify that both the Gateway VM (DataPower) and the API Manager VM have successfully started.</w:t>
      </w:r>
    </w:p>
    <w:tbl>
      <w:tblPr>
        <w:tblW w:w="0" w:type="auto"/>
        <w:tblCellMar>
          <w:top w:w="29" w:type="dxa"/>
          <w:left w:w="115" w:type="dxa"/>
          <w:bottom w:w="29" w:type="dxa"/>
          <w:right w:w="115" w:type="dxa"/>
        </w:tblCellMar>
        <w:tblLook w:val="01E0" w:firstRow="1" w:lastRow="1" w:firstColumn="1" w:lastColumn="1" w:noHBand="0" w:noVBand="0"/>
      </w:tblPr>
      <w:tblGrid>
        <w:gridCol w:w="1102"/>
        <w:gridCol w:w="5523"/>
      </w:tblGrid>
      <w:tr w:rsidR="00AA12AD" w:rsidRPr="001E3096" w14:paraId="7A8FF420" w14:textId="77777777" w:rsidTr="00C3619B">
        <w:trPr>
          <w:cantSplit/>
        </w:trPr>
        <w:tc>
          <w:tcPr>
            <w:tcW w:w="1102" w:type="dxa"/>
            <w:shd w:val="clear" w:color="auto" w:fill="E0E0E0"/>
            <w:vAlign w:val="center"/>
          </w:tcPr>
          <w:p w14:paraId="563CF11C" w14:textId="77777777" w:rsidR="00AA12AD" w:rsidRPr="001E3096" w:rsidRDefault="00AA12AD" w:rsidP="00C3619B">
            <w:pPr>
              <w:pStyle w:val="TableText"/>
            </w:pPr>
            <w:r>
              <w:rPr>
                <w:noProof/>
                <w:lang w:eastAsia="en-US"/>
              </w:rPr>
              <w:drawing>
                <wp:inline distT="0" distB="0" distL="0" distR="0" wp14:anchorId="4C33CE02" wp14:editId="7A72EEC7">
                  <wp:extent cx="553720" cy="553720"/>
                  <wp:effectExtent l="0" t="0" r="0" b="0"/>
                  <wp:docPr id="6" name="Picture 6"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info"/>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3720" cy="553720"/>
                          </a:xfrm>
                          <a:prstGeom prst="rect">
                            <a:avLst/>
                          </a:prstGeom>
                          <a:noFill/>
                          <a:ln>
                            <a:noFill/>
                          </a:ln>
                        </pic:spPr>
                      </pic:pic>
                    </a:graphicData>
                  </a:graphic>
                </wp:inline>
              </w:drawing>
            </w:r>
          </w:p>
        </w:tc>
        <w:tc>
          <w:tcPr>
            <w:tcW w:w="5523" w:type="dxa"/>
            <w:shd w:val="clear" w:color="auto" w:fill="E0E0E0"/>
            <w:vAlign w:val="center"/>
          </w:tcPr>
          <w:p w14:paraId="7AFA9197" w14:textId="77777777" w:rsidR="00AA12AD" w:rsidRPr="001E3096" w:rsidRDefault="00AA12AD" w:rsidP="00C3619B">
            <w:pPr>
              <w:pStyle w:val="InformationBoxTitle"/>
            </w:pPr>
            <w:r>
              <w:t>Be Patient. It takes several minutes before both VM’s have fully started.</w:t>
            </w:r>
          </w:p>
          <w:p w14:paraId="79B04690" w14:textId="77777777" w:rsidR="00AA12AD" w:rsidRPr="001E3096" w:rsidRDefault="00AA12AD" w:rsidP="00C3619B">
            <w:pPr>
              <w:pStyle w:val="InformationBoxBody"/>
              <w:keepNext/>
            </w:pPr>
            <w:r>
              <w:t xml:space="preserve">Even though the API Manager VM may have a login prompt, it may still be initializing the various subsystems. </w:t>
            </w:r>
          </w:p>
        </w:tc>
      </w:tr>
    </w:tbl>
    <w:p w14:paraId="7F956C87" w14:textId="77777777" w:rsidR="00AA12AD" w:rsidRDefault="00AA12AD" w:rsidP="00AA12AD">
      <w:pPr>
        <w:rPr>
          <w:lang w:eastAsia="zh-CN"/>
        </w:rPr>
      </w:pPr>
    </w:p>
    <w:tbl>
      <w:tblPr>
        <w:tblW w:w="0" w:type="auto"/>
        <w:tblCellMar>
          <w:top w:w="29" w:type="dxa"/>
          <w:left w:w="115" w:type="dxa"/>
          <w:bottom w:w="29" w:type="dxa"/>
          <w:right w:w="115" w:type="dxa"/>
        </w:tblCellMar>
        <w:tblLook w:val="01E0" w:firstRow="1" w:lastRow="1" w:firstColumn="1" w:lastColumn="1" w:noHBand="0" w:noVBand="0"/>
      </w:tblPr>
      <w:tblGrid>
        <w:gridCol w:w="1102"/>
        <w:gridCol w:w="5523"/>
      </w:tblGrid>
      <w:tr w:rsidR="00AA12AD" w:rsidRPr="001E3096" w14:paraId="7BC09CC8" w14:textId="77777777" w:rsidTr="00C3619B">
        <w:trPr>
          <w:cantSplit/>
        </w:trPr>
        <w:tc>
          <w:tcPr>
            <w:tcW w:w="1102" w:type="dxa"/>
            <w:shd w:val="clear" w:color="auto" w:fill="E0E0E0"/>
            <w:vAlign w:val="center"/>
          </w:tcPr>
          <w:p w14:paraId="22716F74" w14:textId="77777777" w:rsidR="00AA12AD" w:rsidRPr="001E3096" w:rsidRDefault="00AA12AD" w:rsidP="00C3619B">
            <w:pPr>
              <w:pStyle w:val="TableText"/>
            </w:pPr>
            <w:r>
              <w:rPr>
                <w:noProof/>
                <w:lang w:eastAsia="en-US"/>
              </w:rPr>
              <w:drawing>
                <wp:inline distT="0" distB="0" distL="0" distR="0" wp14:anchorId="263F3025" wp14:editId="6126CBFD">
                  <wp:extent cx="553720" cy="553720"/>
                  <wp:effectExtent l="0" t="0" r="0" b="0"/>
                  <wp:docPr id="7" name="Picture 7"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info"/>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3720" cy="553720"/>
                          </a:xfrm>
                          <a:prstGeom prst="rect">
                            <a:avLst/>
                          </a:prstGeom>
                          <a:noFill/>
                          <a:ln>
                            <a:noFill/>
                          </a:ln>
                        </pic:spPr>
                      </pic:pic>
                    </a:graphicData>
                  </a:graphic>
                </wp:inline>
              </w:drawing>
            </w:r>
          </w:p>
        </w:tc>
        <w:tc>
          <w:tcPr>
            <w:tcW w:w="5523" w:type="dxa"/>
            <w:shd w:val="clear" w:color="auto" w:fill="E0E0E0"/>
            <w:vAlign w:val="center"/>
          </w:tcPr>
          <w:p w14:paraId="74CD8B15" w14:textId="77777777" w:rsidR="00AA12AD" w:rsidRPr="001E3096" w:rsidRDefault="00AA12AD" w:rsidP="00C3619B">
            <w:pPr>
              <w:pStyle w:val="InformationBoxTitle"/>
            </w:pPr>
            <w:r>
              <w:t>Untrusted site alert</w:t>
            </w:r>
          </w:p>
          <w:p w14:paraId="0C5D8B95" w14:textId="77777777" w:rsidR="00AA12AD" w:rsidRPr="001E3096" w:rsidRDefault="00AA12AD" w:rsidP="00C3619B">
            <w:pPr>
              <w:pStyle w:val="InformationBoxBody"/>
              <w:keepNext/>
            </w:pPr>
            <w:r>
              <w:t>In the following steps, you may receive a browser alert warning that the site is untrusted. Please follow the directions to accept the risk or confirm the security alert.</w:t>
            </w:r>
          </w:p>
        </w:tc>
      </w:tr>
    </w:tbl>
    <w:p w14:paraId="274B93B4" w14:textId="77777777" w:rsidR="00AA12AD" w:rsidRDefault="00AA12AD" w:rsidP="00AA12AD">
      <w:pPr>
        <w:rPr>
          <w:lang w:eastAsia="zh-CN"/>
        </w:rPr>
      </w:pPr>
      <w:r>
        <w:rPr>
          <w:lang w:eastAsia="zh-CN"/>
        </w:rPr>
        <w:t>First, verify that the Gateway node has started.</w:t>
      </w:r>
    </w:p>
    <w:p w14:paraId="196E1B5D" w14:textId="77777777" w:rsidR="00AA12AD" w:rsidRPr="00145703" w:rsidRDefault="00AA12AD" w:rsidP="00AA12AD">
      <w:pPr>
        <w:pStyle w:val="StepList"/>
        <w:rPr>
          <w:rStyle w:val="Hyperlink"/>
          <w:color w:val="auto"/>
          <w:u w:val="none"/>
          <w:lang w:eastAsia="zh-CN"/>
        </w:rPr>
      </w:pPr>
      <w:r>
        <w:rPr>
          <w:lang w:eastAsia="zh-CN"/>
        </w:rPr>
        <w:t xml:space="preserve">Open an Internet browser and enter the address: </w:t>
      </w:r>
      <w:hyperlink r:id="rId101" w:history="1">
        <w:r w:rsidRPr="009C4F58">
          <w:rPr>
            <w:rStyle w:val="Hyperlink"/>
          </w:rPr>
          <w:t>https://192.168</w:t>
        </w:r>
        <w:r>
          <w:rPr>
            <w:rStyle w:val="Hyperlink"/>
          </w:rPr>
          <w:t>.225.52</w:t>
        </w:r>
        <w:r w:rsidRPr="009C4F58">
          <w:rPr>
            <w:rStyle w:val="Hyperlink"/>
          </w:rPr>
          <w:t>:9090</w:t>
        </w:r>
      </w:hyperlink>
    </w:p>
    <w:p w14:paraId="301C7064" w14:textId="77777777" w:rsidR="00AA12AD" w:rsidRDefault="00AA12AD" w:rsidP="00AA12AD">
      <w:pPr>
        <w:pStyle w:val="StepListContno"/>
        <w:ind w:left="0"/>
        <w:rPr>
          <w:lang w:eastAsia="zh-CN"/>
        </w:rPr>
      </w:pPr>
      <w:r>
        <w:rPr>
          <w:lang w:eastAsia="zh-CN"/>
        </w:rPr>
        <w:lastRenderedPageBreak/>
        <w:t xml:space="preserve">You should see the DataPower WebGUI </w:t>
      </w:r>
      <w:r w:rsidRPr="00037612">
        <w:t>login</w:t>
      </w:r>
    </w:p>
    <w:p w14:paraId="4E10693F" w14:textId="77777777" w:rsidR="00AA12AD" w:rsidRDefault="00AA12AD" w:rsidP="00AA12AD">
      <w:pPr>
        <w:pStyle w:val="StepList"/>
        <w:rPr>
          <w:lang w:eastAsia="zh-CN"/>
        </w:rPr>
      </w:pPr>
      <w:r>
        <w:rPr>
          <w:lang w:eastAsia="zh-CN"/>
        </w:rPr>
        <w:t xml:space="preserve">Open another </w:t>
      </w:r>
      <w:r w:rsidRPr="00F00C4D">
        <w:t>browser</w:t>
      </w:r>
      <w:r>
        <w:rPr>
          <w:lang w:eastAsia="zh-CN"/>
        </w:rPr>
        <w:t xml:space="preserve"> window and enter the address:  </w:t>
      </w:r>
      <w:hyperlink r:id="rId102" w:history="1">
        <w:r w:rsidRPr="009C4F58">
          <w:rPr>
            <w:rStyle w:val="Hyperlink"/>
            <w:lang w:eastAsia="zh-CN"/>
          </w:rPr>
          <w:t>https://192.168</w:t>
        </w:r>
        <w:r>
          <w:rPr>
            <w:rStyle w:val="Hyperlink"/>
            <w:lang w:eastAsia="zh-CN"/>
          </w:rPr>
          <w:t>.225.100</w:t>
        </w:r>
        <w:r w:rsidRPr="009C4F58">
          <w:rPr>
            <w:rStyle w:val="Hyperlink"/>
            <w:lang w:eastAsia="zh-CN"/>
          </w:rPr>
          <w:t>/cmc</w:t>
        </w:r>
      </w:hyperlink>
    </w:p>
    <w:p w14:paraId="66A26336" w14:textId="77777777" w:rsidR="00AA12AD" w:rsidRPr="004211BD" w:rsidRDefault="00AA12AD" w:rsidP="00AA12AD">
      <w:pPr>
        <w:pStyle w:val="StepListContno"/>
        <w:ind w:left="0"/>
        <w:rPr>
          <w:lang w:eastAsia="zh-CN"/>
        </w:rPr>
      </w:pPr>
      <w:r>
        <w:rPr>
          <w:lang w:eastAsia="zh-CN"/>
        </w:rPr>
        <w:t>You should see the login window for the API Manager Cloud Management Console</w:t>
      </w:r>
    </w:p>
    <w:p w14:paraId="7EC4F9D6" w14:textId="77777777" w:rsidR="00AA12AD" w:rsidRDefault="00AA12AD" w:rsidP="00AA12AD">
      <w:pPr>
        <w:pStyle w:val="Heading6"/>
        <w:rPr>
          <w:lang w:eastAsia="zh-CN"/>
        </w:rPr>
      </w:pPr>
      <w:r>
        <w:rPr>
          <w:lang w:eastAsia="zh-CN"/>
        </w:rPr>
        <w:t>Optional convenience settings</w:t>
      </w:r>
    </w:p>
    <w:p w14:paraId="65B1842C" w14:textId="20CC148A" w:rsidR="00AA12AD" w:rsidRDefault="00AA12AD" w:rsidP="00AA12AD">
      <w:pPr>
        <w:rPr>
          <w:lang w:eastAsia="zh-CN"/>
        </w:rPr>
      </w:pPr>
      <w:r>
        <w:rPr>
          <w:lang w:eastAsia="zh-CN"/>
        </w:rPr>
        <w:t xml:space="preserve">There are a few more things that can be done to help improve the </w:t>
      </w:r>
      <w:r w:rsidR="00275F80">
        <w:rPr>
          <w:lang w:eastAsia="zh-CN"/>
        </w:rPr>
        <w:t>PoT</w:t>
      </w:r>
      <w:r>
        <w:rPr>
          <w:lang w:eastAsia="zh-CN"/>
        </w:rPr>
        <w:t xml:space="preserve"> experience for the participants. </w:t>
      </w:r>
    </w:p>
    <w:p w14:paraId="66286885" w14:textId="77777777" w:rsidR="00AA12AD" w:rsidRDefault="00AA12AD" w:rsidP="00AA12AD">
      <w:pPr>
        <w:pStyle w:val="ListBullet"/>
        <w:rPr>
          <w:lang w:eastAsia="zh-CN"/>
        </w:rPr>
      </w:pPr>
      <w:r>
        <w:rPr>
          <w:lang w:eastAsia="zh-CN"/>
        </w:rPr>
        <w:t>Create bookmarks in the various browsers for the API Manager and DataPower gateway (see table 2 below)</w:t>
      </w:r>
    </w:p>
    <w:p w14:paraId="373E9CAB" w14:textId="77777777" w:rsidR="00AA12AD" w:rsidRDefault="00AA12AD" w:rsidP="00AA12AD">
      <w:pPr>
        <w:pStyle w:val="ListBullet"/>
        <w:rPr>
          <w:lang w:eastAsia="zh-CN"/>
        </w:rPr>
      </w:pPr>
      <w:r>
        <w:rPr>
          <w:lang w:eastAsia="zh-CN"/>
        </w:rPr>
        <w:t>Add HOST entries for API Manager and the API Gateway nodes (see table 3 below)</w:t>
      </w:r>
    </w:p>
    <w:p w14:paraId="780D2A9A" w14:textId="77777777" w:rsidR="00AA12AD" w:rsidRDefault="00AA12AD" w:rsidP="00AA12AD">
      <w:pPr>
        <w:pStyle w:val="ListBullet"/>
        <w:rPr>
          <w:lang w:eastAsia="zh-CN"/>
        </w:rPr>
      </w:pPr>
      <w:r>
        <w:rPr>
          <w:lang w:eastAsia="zh-CN"/>
        </w:rPr>
        <w:t>Set the browser home page to either:</w:t>
      </w:r>
    </w:p>
    <w:p w14:paraId="2C285806" w14:textId="77777777" w:rsidR="00AA12AD" w:rsidRDefault="009368E9" w:rsidP="00AA12AD">
      <w:pPr>
        <w:pStyle w:val="ListBullet2"/>
        <w:rPr>
          <w:lang w:eastAsia="zh-CN"/>
        </w:rPr>
      </w:pPr>
      <w:hyperlink r:id="rId103" w:history="1">
        <w:r w:rsidR="00AA12AD" w:rsidRPr="009C4F58">
          <w:rPr>
            <w:rStyle w:val="Hyperlink"/>
            <w:lang w:eastAsia="zh-CN"/>
          </w:rPr>
          <w:t>www.ibm.com</w:t>
        </w:r>
      </w:hyperlink>
    </w:p>
    <w:p w14:paraId="22C59E3F" w14:textId="77777777" w:rsidR="00AA12AD" w:rsidRDefault="009368E9" w:rsidP="00AA12AD">
      <w:pPr>
        <w:pStyle w:val="ListBullet2"/>
        <w:rPr>
          <w:lang w:eastAsia="zh-CN"/>
        </w:rPr>
      </w:pPr>
      <w:hyperlink r:id="rId104" w:history="1">
        <w:r w:rsidR="00AA12AD" w:rsidRPr="009C4F58">
          <w:rPr>
            <w:rStyle w:val="Hyperlink"/>
            <w:lang w:eastAsia="zh-CN"/>
          </w:rPr>
          <w:t>www.ibm.com/software/products/en/api-management</w:t>
        </w:r>
      </w:hyperlink>
    </w:p>
    <w:p w14:paraId="125495FB" w14:textId="77777777" w:rsidR="00AA12AD" w:rsidRDefault="00AA12AD" w:rsidP="00AA12AD">
      <w:pPr>
        <w:pStyle w:val="Caption"/>
      </w:pPr>
      <w:r>
        <w:t>Table 2</w:t>
      </w:r>
      <w:r>
        <w:rPr>
          <w:noProof/>
        </w:rPr>
        <w:t xml:space="preserve"> Recommended browser bookmarks</w:t>
      </w:r>
    </w:p>
    <w:tbl>
      <w:tblPr>
        <w:tblW w:w="8827" w:type="dxa"/>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4496"/>
        <w:gridCol w:w="4331"/>
      </w:tblGrid>
      <w:tr w:rsidR="00AA12AD" w:rsidRPr="00267B6A" w14:paraId="23C826D9" w14:textId="77777777" w:rsidTr="00C3619B">
        <w:trPr>
          <w:cantSplit/>
        </w:trPr>
        <w:tc>
          <w:tcPr>
            <w:tcW w:w="4496" w:type="dxa"/>
            <w:shd w:val="clear" w:color="auto" w:fill="000000"/>
            <w:vAlign w:val="bottom"/>
          </w:tcPr>
          <w:p w14:paraId="520A6F69" w14:textId="77777777" w:rsidR="00AA12AD" w:rsidRPr="00F2451B" w:rsidRDefault="00AA12AD" w:rsidP="00C3619B">
            <w:pPr>
              <w:pStyle w:val="TableTitle"/>
              <w:spacing w:before="60" w:after="60"/>
              <w:rPr>
                <w:b w:val="0"/>
                <w:bCs/>
              </w:rPr>
            </w:pPr>
            <w:r>
              <w:rPr>
                <w:b w:val="0"/>
                <w:bCs/>
              </w:rPr>
              <w:t>Bookmark Label</w:t>
            </w:r>
          </w:p>
        </w:tc>
        <w:tc>
          <w:tcPr>
            <w:tcW w:w="4331" w:type="dxa"/>
            <w:shd w:val="clear" w:color="auto" w:fill="000000"/>
            <w:vAlign w:val="bottom"/>
          </w:tcPr>
          <w:p w14:paraId="7560F5F1" w14:textId="77777777" w:rsidR="00AA12AD" w:rsidRPr="00F2451B" w:rsidRDefault="00AA12AD" w:rsidP="00C3619B">
            <w:pPr>
              <w:pStyle w:val="TableTitle"/>
              <w:spacing w:before="60" w:after="60"/>
              <w:rPr>
                <w:b w:val="0"/>
                <w:bCs/>
              </w:rPr>
            </w:pPr>
            <w:r>
              <w:rPr>
                <w:b w:val="0"/>
                <w:bCs/>
              </w:rPr>
              <w:t>URL</w:t>
            </w:r>
          </w:p>
        </w:tc>
      </w:tr>
      <w:tr w:rsidR="00AA12AD" w:rsidRPr="00F2451B" w14:paraId="18A7DD29" w14:textId="77777777" w:rsidTr="00C3619B">
        <w:trPr>
          <w:cantSplit/>
        </w:trPr>
        <w:tc>
          <w:tcPr>
            <w:tcW w:w="4496" w:type="dxa"/>
            <w:shd w:val="clear" w:color="auto" w:fill="auto"/>
            <w:vAlign w:val="center"/>
          </w:tcPr>
          <w:p w14:paraId="508715E4" w14:textId="77777777" w:rsidR="00AA12AD" w:rsidRPr="00F2451B" w:rsidRDefault="00AA12AD" w:rsidP="00C3619B">
            <w:pPr>
              <w:pStyle w:val="TableText"/>
              <w:keepNext/>
              <w:rPr>
                <w:bCs/>
              </w:rPr>
            </w:pPr>
            <w:r>
              <w:rPr>
                <w:bCs/>
              </w:rPr>
              <w:t>API Manager</w:t>
            </w:r>
          </w:p>
        </w:tc>
        <w:tc>
          <w:tcPr>
            <w:tcW w:w="4331" w:type="dxa"/>
            <w:shd w:val="clear" w:color="auto" w:fill="auto"/>
            <w:vAlign w:val="center"/>
          </w:tcPr>
          <w:p w14:paraId="695FBB78" w14:textId="28B1B2CC" w:rsidR="00AA12AD" w:rsidRPr="00F2451B" w:rsidRDefault="009368E9" w:rsidP="00C3619B">
            <w:pPr>
              <w:pStyle w:val="TableText"/>
              <w:keepNext/>
              <w:rPr>
                <w:bCs/>
              </w:rPr>
            </w:pPr>
            <w:hyperlink r:id="rId105" w:history="1">
              <w:r w:rsidR="00445466" w:rsidRPr="000F3D31">
                <w:rPr>
                  <w:rStyle w:val="Hyperlink"/>
                  <w:noProof/>
                </w:rPr>
                <w:t>https://mgr.think.ibm/apim/</w:t>
              </w:r>
            </w:hyperlink>
          </w:p>
        </w:tc>
      </w:tr>
      <w:tr w:rsidR="00AA12AD" w:rsidRPr="00F2451B" w14:paraId="3EC72CC2" w14:textId="77777777" w:rsidTr="00C3619B">
        <w:trPr>
          <w:cantSplit/>
        </w:trPr>
        <w:tc>
          <w:tcPr>
            <w:tcW w:w="4496" w:type="dxa"/>
            <w:shd w:val="clear" w:color="auto" w:fill="auto"/>
            <w:vAlign w:val="center"/>
          </w:tcPr>
          <w:p w14:paraId="7ADC3D51" w14:textId="77777777" w:rsidR="00AA12AD" w:rsidRPr="00F2451B" w:rsidRDefault="00AA12AD" w:rsidP="00C3619B">
            <w:pPr>
              <w:pStyle w:val="TableText"/>
              <w:keepNext/>
              <w:rPr>
                <w:bCs/>
              </w:rPr>
            </w:pPr>
            <w:r>
              <w:rPr>
                <w:bCs/>
              </w:rPr>
              <w:t>API Manager CMC</w:t>
            </w:r>
          </w:p>
        </w:tc>
        <w:tc>
          <w:tcPr>
            <w:tcW w:w="4331" w:type="dxa"/>
            <w:shd w:val="clear" w:color="auto" w:fill="auto"/>
            <w:vAlign w:val="center"/>
          </w:tcPr>
          <w:p w14:paraId="6E293AF1" w14:textId="3524963B" w:rsidR="00AA12AD" w:rsidRPr="00F2451B" w:rsidRDefault="009368E9" w:rsidP="00C3619B">
            <w:pPr>
              <w:pStyle w:val="TableText"/>
              <w:keepNext/>
              <w:rPr>
                <w:bCs/>
              </w:rPr>
            </w:pPr>
            <w:hyperlink r:id="rId106" w:history="1">
              <w:r w:rsidR="00445466" w:rsidRPr="00445466">
                <w:rPr>
                  <w:rStyle w:val="Hyperlink"/>
                  <w:bCs/>
                </w:rPr>
                <w:t>https://mgr.think.ibm/cmc/</w:t>
              </w:r>
            </w:hyperlink>
          </w:p>
        </w:tc>
      </w:tr>
      <w:tr w:rsidR="00AA12AD" w:rsidRPr="00F2451B" w14:paraId="7FCCD44C" w14:textId="77777777" w:rsidTr="00C3619B">
        <w:trPr>
          <w:cantSplit/>
        </w:trPr>
        <w:tc>
          <w:tcPr>
            <w:tcW w:w="4496" w:type="dxa"/>
            <w:shd w:val="clear" w:color="auto" w:fill="auto"/>
            <w:vAlign w:val="center"/>
          </w:tcPr>
          <w:p w14:paraId="7A0CD608" w14:textId="77777777" w:rsidR="00AA12AD" w:rsidRDefault="00AA12AD" w:rsidP="00C3619B">
            <w:pPr>
              <w:pStyle w:val="TableText"/>
              <w:keepNext/>
              <w:rPr>
                <w:bCs/>
              </w:rPr>
            </w:pPr>
            <w:r>
              <w:rPr>
                <w:bCs/>
              </w:rPr>
              <w:t>IBM DataPower Gateway</w:t>
            </w:r>
          </w:p>
        </w:tc>
        <w:tc>
          <w:tcPr>
            <w:tcW w:w="4331" w:type="dxa"/>
            <w:shd w:val="clear" w:color="auto" w:fill="auto"/>
            <w:vAlign w:val="center"/>
          </w:tcPr>
          <w:p w14:paraId="597BDCA7" w14:textId="51FC348D" w:rsidR="00AA12AD" w:rsidRDefault="009368E9" w:rsidP="00445466">
            <w:pPr>
              <w:pStyle w:val="TableText"/>
              <w:keepNext/>
              <w:rPr>
                <w:bCs/>
              </w:rPr>
            </w:pPr>
            <w:hyperlink r:id="rId107" w:history="1">
              <w:r w:rsidR="00445466" w:rsidRPr="000F3D31">
                <w:rPr>
                  <w:rStyle w:val="Hyperlink"/>
                  <w:bCs/>
                </w:rPr>
                <w:t>https://dp.think.ibm:9090</w:t>
              </w:r>
            </w:hyperlink>
          </w:p>
        </w:tc>
      </w:tr>
      <w:bookmarkEnd w:id="665"/>
      <w:bookmarkEnd w:id="666"/>
      <w:bookmarkEnd w:id="667"/>
    </w:tbl>
    <w:p w14:paraId="0DE0310C" w14:textId="77777777" w:rsidR="00AA12AD" w:rsidRDefault="00AA12AD" w:rsidP="00AA12AD">
      <w:pPr>
        <w:pStyle w:val="BodyText"/>
      </w:pPr>
    </w:p>
    <w:p w14:paraId="52F2535E" w14:textId="4FFE8C3C" w:rsidR="00525826" w:rsidRPr="00243A42" w:rsidRDefault="003D14ED" w:rsidP="00525826">
      <w:pPr>
        <w:pStyle w:val="Heading4"/>
      </w:pPr>
      <w:bookmarkStart w:id="682" w:name="_Toc419142200"/>
      <w:bookmarkStart w:id="683" w:name="_Toc448176567"/>
      <w:r>
        <w:lastRenderedPageBreak/>
        <w:t>Appendix E</w:t>
      </w:r>
      <w:r w:rsidR="00525826">
        <w:t xml:space="preserve"> -</w:t>
      </w:r>
      <w:r w:rsidR="00525826" w:rsidRPr="00243A42">
        <w:t xml:space="preserve"> Enable the Windows host NTP service</w:t>
      </w:r>
      <w:bookmarkEnd w:id="682"/>
      <w:r w:rsidR="00525826">
        <w:t xml:space="preserve"> (optional)</w:t>
      </w:r>
      <w:bookmarkEnd w:id="683"/>
    </w:p>
    <w:p w14:paraId="02D3D738" w14:textId="1BE0E1DC" w:rsidR="00BF1F57" w:rsidRPr="00BF1F57" w:rsidRDefault="00BF1F57" w:rsidP="00525826">
      <w:pPr>
        <w:rPr>
          <w:rFonts w:cs="Arial"/>
          <w:i/>
        </w:rPr>
      </w:pPr>
      <w:r w:rsidRPr="00BF1F57">
        <w:rPr>
          <w:rFonts w:cs="Arial"/>
          <w:i/>
        </w:rPr>
        <w:t>This section is now deemed optional since the introduction of the Ubuntu Linux server that includes a preconfigured NTP server.</w:t>
      </w:r>
    </w:p>
    <w:p w14:paraId="35751737" w14:textId="77777777" w:rsidR="00525826" w:rsidRPr="00243A42" w:rsidRDefault="00525826" w:rsidP="00525826">
      <w:pPr>
        <w:rPr>
          <w:rFonts w:cs="Arial"/>
        </w:rPr>
      </w:pPr>
      <w:r w:rsidRPr="00243A42">
        <w:rPr>
          <w:rFonts w:cs="Arial"/>
        </w:rPr>
        <w:t>A Network Time Protocol (NTP) server is used by both the DataPower and API Manager appliances in order to keep their time synchronized. Windows 7 includes an NTP server; however it is not enabled by default. In this section, you will enable the Windows Time Service</w:t>
      </w:r>
    </w:p>
    <w:p w14:paraId="68085931" w14:textId="77777777" w:rsidR="00525826" w:rsidRPr="00243A42" w:rsidRDefault="00525826" w:rsidP="00525826">
      <w:pPr>
        <w:rPr>
          <w:rFonts w:cs="Arial"/>
        </w:rPr>
      </w:pPr>
      <w:r w:rsidRPr="00243A42">
        <w:rPr>
          <w:rFonts w:cs="Arial"/>
        </w:rPr>
        <w:t>To enable the Windows NTP service, two registry keys must be modified. The following steps will guide you through modifying the Windows registry to enable the NTP service.</w:t>
      </w:r>
    </w:p>
    <w:p w14:paraId="2352A031" w14:textId="77777777" w:rsidR="00525826" w:rsidRPr="00243A42" w:rsidRDefault="00525826" w:rsidP="00774CC5">
      <w:pPr>
        <w:pStyle w:val="StepList"/>
        <w:numPr>
          <w:ilvl w:val="0"/>
          <w:numId w:val="30"/>
        </w:numPr>
        <w:rPr>
          <w:rFonts w:cs="Arial"/>
        </w:rPr>
      </w:pPr>
      <w:r w:rsidRPr="00243A42">
        <w:rPr>
          <w:rFonts w:cs="Arial"/>
        </w:rPr>
        <w:t xml:space="preserve">Click Start, click Run, type regedit, and then click OK. </w:t>
      </w:r>
    </w:p>
    <w:p w14:paraId="33D84727" w14:textId="77777777" w:rsidR="00525826" w:rsidRPr="00243A42" w:rsidRDefault="00525826" w:rsidP="00774CC5">
      <w:pPr>
        <w:pStyle w:val="StepList"/>
        <w:numPr>
          <w:ilvl w:val="0"/>
          <w:numId w:val="30"/>
        </w:numPr>
        <w:rPr>
          <w:rFonts w:cs="Arial"/>
        </w:rPr>
      </w:pPr>
      <w:r w:rsidRPr="00243A42">
        <w:rPr>
          <w:rFonts w:cs="Arial"/>
        </w:rPr>
        <w:t xml:space="preserve">Locate and then click the following registry entry: </w:t>
      </w:r>
    </w:p>
    <w:p w14:paraId="0B2E645C" w14:textId="77777777" w:rsidR="00525826" w:rsidRPr="00243A42" w:rsidRDefault="00525826" w:rsidP="00774CC5">
      <w:pPr>
        <w:pStyle w:val="StepListContno"/>
        <w:numPr>
          <w:ilvl w:val="0"/>
          <w:numId w:val="30"/>
        </w:numPr>
        <w:rPr>
          <w:rStyle w:val="Code-Characterstyle"/>
          <w:rFonts w:ascii="Arial" w:hAnsi="Arial" w:cs="Arial"/>
        </w:rPr>
      </w:pPr>
      <w:r w:rsidRPr="00243A42">
        <w:rPr>
          <w:rStyle w:val="Code-Characterstyle"/>
          <w:rFonts w:ascii="Arial" w:hAnsi="Arial" w:cs="Arial"/>
        </w:rPr>
        <w:t xml:space="preserve">HKEY_LOCAL_MACHINE\SYSTEM\CurrentControlSet\Services\W32Time\Config\ </w:t>
      </w:r>
    </w:p>
    <w:p w14:paraId="0DCCD1F3" w14:textId="77777777" w:rsidR="00525826" w:rsidRPr="00243A42" w:rsidRDefault="00525826" w:rsidP="00774CC5">
      <w:pPr>
        <w:pStyle w:val="StepList"/>
        <w:numPr>
          <w:ilvl w:val="0"/>
          <w:numId w:val="30"/>
        </w:numPr>
        <w:rPr>
          <w:rFonts w:cs="Arial"/>
        </w:rPr>
      </w:pPr>
      <w:r w:rsidRPr="00243A42">
        <w:rPr>
          <w:rFonts w:cs="Arial"/>
        </w:rPr>
        <w:t xml:space="preserve">In the right pane, right-click AnnounceFlags, and then click Modify. </w:t>
      </w:r>
    </w:p>
    <w:p w14:paraId="059F176B" w14:textId="77777777" w:rsidR="00525826" w:rsidRPr="00243A42" w:rsidRDefault="00525826" w:rsidP="00774CC5">
      <w:pPr>
        <w:pStyle w:val="StepList"/>
        <w:numPr>
          <w:ilvl w:val="0"/>
          <w:numId w:val="30"/>
        </w:numPr>
        <w:rPr>
          <w:rFonts w:cs="Arial"/>
        </w:rPr>
      </w:pPr>
      <w:r w:rsidRPr="00243A42">
        <w:rPr>
          <w:rFonts w:cs="Arial"/>
        </w:rPr>
        <w:t xml:space="preserve">In the Edit DWORD Value (Hex) dialog box, under Value data, type 5, and then click OK. </w:t>
      </w:r>
    </w:p>
    <w:p w14:paraId="435229EE" w14:textId="77777777" w:rsidR="00525826" w:rsidRPr="00243A42" w:rsidRDefault="00525826" w:rsidP="00774CC5">
      <w:pPr>
        <w:pStyle w:val="StepList"/>
        <w:numPr>
          <w:ilvl w:val="0"/>
          <w:numId w:val="30"/>
        </w:numPr>
        <w:rPr>
          <w:rFonts w:cs="Arial"/>
        </w:rPr>
      </w:pPr>
      <w:r w:rsidRPr="00243A42">
        <w:rPr>
          <w:rFonts w:cs="Arial"/>
        </w:rPr>
        <w:t xml:space="preserve">Locate and then click the following registry subkey: </w:t>
      </w:r>
    </w:p>
    <w:p w14:paraId="421F62EE" w14:textId="77777777" w:rsidR="00525826" w:rsidRPr="00243A42" w:rsidRDefault="00525826" w:rsidP="00774CC5">
      <w:pPr>
        <w:pStyle w:val="StepListContinued-nonumber"/>
        <w:numPr>
          <w:ilvl w:val="0"/>
          <w:numId w:val="30"/>
        </w:numPr>
        <w:rPr>
          <w:rStyle w:val="Code-Characterstyle"/>
          <w:rFonts w:ascii="Arial" w:hAnsi="Arial" w:cs="Arial"/>
        </w:rPr>
      </w:pPr>
      <w:r w:rsidRPr="00243A42">
        <w:rPr>
          <w:rStyle w:val="Code-Characterstyle"/>
          <w:rFonts w:ascii="Arial" w:hAnsi="Arial" w:cs="Arial"/>
        </w:rPr>
        <w:t>HKEY_LOCAL_MACHINE\SYSTEM\CurrentControlSet\Services\W32Time\</w:t>
      </w:r>
      <w:r w:rsidRPr="00243A42">
        <w:rPr>
          <w:rStyle w:val="Code-Characterstyle"/>
          <w:rFonts w:ascii="Arial" w:hAnsi="Arial" w:cs="Arial"/>
        </w:rPr>
        <w:br/>
        <w:t xml:space="preserve">TimeProviders\NtpServer\ </w:t>
      </w:r>
    </w:p>
    <w:p w14:paraId="49232BA3" w14:textId="77777777" w:rsidR="00525826" w:rsidRPr="00243A42" w:rsidRDefault="00525826" w:rsidP="00774CC5">
      <w:pPr>
        <w:pStyle w:val="StepList"/>
        <w:numPr>
          <w:ilvl w:val="0"/>
          <w:numId w:val="30"/>
        </w:numPr>
        <w:rPr>
          <w:rFonts w:cs="Arial"/>
        </w:rPr>
      </w:pPr>
      <w:r w:rsidRPr="00243A42">
        <w:rPr>
          <w:rFonts w:cs="Arial"/>
        </w:rPr>
        <w:t xml:space="preserve">In the right pane, right-click Enabled, and then click Modify. </w:t>
      </w:r>
    </w:p>
    <w:p w14:paraId="654DEA9F" w14:textId="77777777" w:rsidR="00525826" w:rsidRPr="00243A42" w:rsidRDefault="00525826" w:rsidP="00774CC5">
      <w:pPr>
        <w:pStyle w:val="StepList"/>
        <w:numPr>
          <w:ilvl w:val="0"/>
          <w:numId w:val="30"/>
        </w:numPr>
        <w:rPr>
          <w:rFonts w:cs="Arial"/>
        </w:rPr>
      </w:pPr>
      <w:r w:rsidRPr="00243A42">
        <w:rPr>
          <w:rFonts w:cs="Arial"/>
        </w:rPr>
        <w:t xml:space="preserve">In the Edit DWORD Value (Hex) dialog box, type 1 under Value data, and then click OK. </w:t>
      </w:r>
    </w:p>
    <w:p w14:paraId="792ED0DE" w14:textId="77777777" w:rsidR="00525826" w:rsidRPr="00243A42" w:rsidRDefault="00525826" w:rsidP="00774CC5">
      <w:pPr>
        <w:pStyle w:val="StepList"/>
        <w:numPr>
          <w:ilvl w:val="0"/>
          <w:numId w:val="30"/>
        </w:numPr>
        <w:rPr>
          <w:rFonts w:cs="Arial"/>
        </w:rPr>
      </w:pPr>
      <w:r w:rsidRPr="00243A42">
        <w:rPr>
          <w:rFonts w:cs="Arial"/>
        </w:rPr>
        <w:t xml:space="preserve">Exit Registry Editor. </w:t>
      </w:r>
    </w:p>
    <w:p w14:paraId="140FBF33" w14:textId="77777777" w:rsidR="00525826" w:rsidRPr="00243A42" w:rsidRDefault="00525826" w:rsidP="00774CC5">
      <w:pPr>
        <w:pStyle w:val="StepList"/>
        <w:numPr>
          <w:ilvl w:val="0"/>
          <w:numId w:val="30"/>
        </w:numPr>
        <w:rPr>
          <w:rFonts w:cs="Arial"/>
        </w:rPr>
      </w:pPr>
      <w:r w:rsidRPr="00243A42">
        <w:rPr>
          <w:rFonts w:cs="Arial"/>
        </w:rPr>
        <w:t>At a command prompt, type the following commands to restart the Windows Time Service:</w:t>
      </w:r>
    </w:p>
    <w:p w14:paraId="3B26C665" w14:textId="77777777" w:rsidR="00525826" w:rsidRPr="00243A42" w:rsidRDefault="00525826" w:rsidP="00774CC5">
      <w:pPr>
        <w:pStyle w:val="Code-Paragraphstyle"/>
        <w:numPr>
          <w:ilvl w:val="1"/>
          <w:numId w:val="30"/>
        </w:numPr>
        <w:spacing w:before="0"/>
        <w:rPr>
          <w:rFonts w:ascii="Arial" w:hAnsi="Arial" w:cs="Arial"/>
        </w:rPr>
      </w:pPr>
      <w:r w:rsidRPr="00243A42">
        <w:rPr>
          <w:rFonts w:ascii="Arial" w:hAnsi="Arial" w:cs="Arial"/>
        </w:rPr>
        <w:t>net stop w32time</w:t>
      </w:r>
    </w:p>
    <w:p w14:paraId="5995D360" w14:textId="77777777" w:rsidR="00525826" w:rsidRPr="00243A42" w:rsidRDefault="00525826" w:rsidP="00774CC5">
      <w:pPr>
        <w:pStyle w:val="Code-Paragraphstyle"/>
        <w:numPr>
          <w:ilvl w:val="1"/>
          <w:numId w:val="30"/>
        </w:numPr>
        <w:spacing w:before="0"/>
        <w:rPr>
          <w:rFonts w:ascii="Arial" w:hAnsi="Arial" w:cs="Arial"/>
        </w:rPr>
      </w:pPr>
      <w:r w:rsidRPr="00243A42">
        <w:rPr>
          <w:rFonts w:ascii="Arial" w:hAnsi="Arial" w:cs="Arial"/>
        </w:rPr>
        <w:t>net start w32time</w:t>
      </w:r>
    </w:p>
    <w:p w14:paraId="63DAFD0A" w14:textId="77777777" w:rsidR="00525826" w:rsidRPr="00B459C2" w:rsidRDefault="00525826" w:rsidP="00774CC5">
      <w:pPr>
        <w:pStyle w:val="ListParagraph"/>
        <w:numPr>
          <w:ilvl w:val="0"/>
          <w:numId w:val="30"/>
        </w:numPr>
        <w:rPr>
          <w:rFonts w:ascii="Arial" w:hAnsi="Arial" w:cs="Arial"/>
          <w:lang w:eastAsia="zh-CN"/>
        </w:rPr>
      </w:pPr>
      <w:r w:rsidRPr="00B459C2">
        <w:rPr>
          <w:rFonts w:ascii="Arial" w:hAnsi="Arial" w:cs="Arial"/>
          <w:lang w:eastAsia="zh-CN"/>
        </w:rPr>
        <w:t xml:space="preserve"> Go to Windows Services applet and set </w:t>
      </w:r>
      <w:r w:rsidRPr="00B459C2">
        <w:rPr>
          <w:rFonts w:ascii="Arial" w:hAnsi="Arial" w:cs="Arial"/>
          <w:b/>
          <w:lang w:eastAsia="zh-CN"/>
        </w:rPr>
        <w:t>Windows Time</w:t>
      </w:r>
      <w:r w:rsidRPr="00B459C2">
        <w:rPr>
          <w:rFonts w:ascii="Arial" w:hAnsi="Arial" w:cs="Arial"/>
          <w:lang w:eastAsia="zh-CN"/>
        </w:rPr>
        <w:t xml:space="preserve"> to ‘Automatic (Delayed Start)’</w:t>
      </w:r>
    </w:p>
    <w:p w14:paraId="632A4970" w14:textId="76347762" w:rsidR="0040180B" w:rsidRDefault="00525826" w:rsidP="00525826">
      <w:pPr>
        <w:rPr>
          <w:rFonts w:cs="Arial"/>
          <w:lang w:eastAsia="zh-CN"/>
        </w:rPr>
      </w:pPr>
      <w:r w:rsidRPr="00243A42">
        <w:rPr>
          <w:rFonts w:cs="Arial"/>
          <w:noProof/>
        </w:rPr>
        <w:lastRenderedPageBreak/>
        <w:drawing>
          <wp:inline distT="0" distB="0" distL="0" distR="0" wp14:anchorId="68504199" wp14:editId="69F18AB5">
            <wp:extent cx="6308773" cy="545030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15530" cy="5456142"/>
                    </a:xfrm>
                    <a:prstGeom prst="rect">
                      <a:avLst/>
                    </a:prstGeom>
                    <a:noFill/>
                  </pic:spPr>
                </pic:pic>
              </a:graphicData>
            </a:graphic>
          </wp:inline>
        </w:drawing>
      </w:r>
    </w:p>
    <w:p w14:paraId="55D4D9F2" w14:textId="77777777" w:rsidR="0040180B" w:rsidRDefault="0040180B">
      <w:pPr>
        <w:spacing w:before="0" w:after="0"/>
        <w:rPr>
          <w:rFonts w:cs="Arial"/>
          <w:lang w:eastAsia="zh-CN"/>
        </w:rPr>
      </w:pPr>
      <w:r>
        <w:rPr>
          <w:rFonts w:cs="Arial"/>
          <w:lang w:eastAsia="zh-CN"/>
        </w:rPr>
        <w:br w:type="page"/>
      </w:r>
    </w:p>
    <w:p w14:paraId="5CF676B2" w14:textId="7C7C64EC" w:rsidR="00525826" w:rsidRPr="0040180B" w:rsidRDefault="0040180B" w:rsidP="00525826">
      <w:pPr>
        <w:rPr>
          <w:rFonts w:cs="Arial"/>
          <w:b/>
          <w:sz w:val="32"/>
          <w:szCs w:val="32"/>
          <w:lang w:eastAsia="zh-CN"/>
        </w:rPr>
      </w:pPr>
      <w:r w:rsidRPr="0040180B">
        <w:rPr>
          <w:b/>
          <w:sz w:val="32"/>
          <w:szCs w:val="32"/>
        </w:rPr>
        <w:lastRenderedPageBreak/>
        <w:t xml:space="preserve">Appendix F </w:t>
      </w:r>
      <w:r>
        <w:rPr>
          <w:b/>
          <w:sz w:val="32"/>
          <w:szCs w:val="32"/>
        </w:rPr>
        <w:t>– VMWare setup on Mac</w:t>
      </w:r>
    </w:p>
    <w:p w14:paraId="7E13FF44" w14:textId="7F3AB7BD" w:rsidR="0040180B" w:rsidRDefault="002740FA" w:rsidP="00774CC5">
      <w:pPr>
        <w:pStyle w:val="ListParagraph"/>
        <w:numPr>
          <w:ilvl w:val="0"/>
          <w:numId w:val="48"/>
        </w:numPr>
        <w:spacing w:after="0"/>
      </w:pPr>
      <w:r>
        <w:t>Go to Network -</w:t>
      </w:r>
    </w:p>
    <w:p w14:paraId="6034E0CB" w14:textId="1669707B" w:rsidR="0040180B" w:rsidRDefault="0040180B">
      <w:pPr>
        <w:spacing w:before="0" w:after="0"/>
      </w:pPr>
      <w:r w:rsidRPr="0040180B">
        <w:rPr>
          <w:noProof/>
        </w:rPr>
        <w:drawing>
          <wp:inline distT="0" distB="0" distL="0" distR="0" wp14:anchorId="6F07975F" wp14:editId="73EF1645">
            <wp:extent cx="6492240" cy="6063057"/>
            <wp:effectExtent l="0" t="0" r="3810" b="0"/>
            <wp:docPr id="361" name="Picture 361" descr="C:\API Connect - POT\VMware Network N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I Connect - POT\VMware Network Nat(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92240" cy="6063057"/>
                    </a:xfrm>
                    <a:prstGeom prst="rect">
                      <a:avLst/>
                    </a:prstGeom>
                    <a:noFill/>
                    <a:ln>
                      <a:noFill/>
                    </a:ln>
                  </pic:spPr>
                </pic:pic>
              </a:graphicData>
            </a:graphic>
          </wp:inline>
        </w:drawing>
      </w:r>
    </w:p>
    <w:p w14:paraId="67A0A6C8" w14:textId="77777777" w:rsidR="0040180B" w:rsidRDefault="0040180B">
      <w:pPr>
        <w:spacing w:before="0" w:after="0"/>
      </w:pPr>
    </w:p>
    <w:p w14:paraId="192B3B19" w14:textId="3C246838" w:rsidR="0040180B" w:rsidRDefault="002740FA">
      <w:pPr>
        <w:spacing w:before="0" w:after="0"/>
      </w:pPr>
      <w:r>
        <w:t>Make sure Share with my Mac is selected for all VMs.</w:t>
      </w:r>
    </w:p>
    <w:p w14:paraId="36364443" w14:textId="77777777" w:rsidR="0040180B" w:rsidRDefault="0040180B">
      <w:pPr>
        <w:spacing w:before="0" w:after="0"/>
      </w:pPr>
      <w:r w:rsidRPr="0040180B">
        <w:rPr>
          <w:noProof/>
        </w:rPr>
        <w:lastRenderedPageBreak/>
        <w:drawing>
          <wp:inline distT="0" distB="0" distL="0" distR="0" wp14:anchorId="16ACDC65" wp14:editId="76B44DA7">
            <wp:extent cx="6492240" cy="4289732"/>
            <wp:effectExtent l="0" t="0" r="3810" b="0"/>
            <wp:docPr id="16" name="Picture 16" descr="C:\API Connect - POT\VM 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I Connect - POT\VM NA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92240" cy="4289732"/>
                    </a:xfrm>
                    <a:prstGeom prst="rect">
                      <a:avLst/>
                    </a:prstGeom>
                    <a:noFill/>
                    <a:ln>
                      <a:noFill/>
                    </a:ln>
                  </pic:spPr>
                </pic:pic>
              </a:graphicData>
            </a:graphic>
          </wp:inline>
        </w:drawing>
      </w:r>
    </w:p>
    <w:p w14:paraId="327C8BDF" w14:textId="77777777" w:rsidR="0040180B" w:rsidRDefault="0040180B">
      <w:pPr>
        <w:spacing w:before="0" w:after="0"/>
      </w:pPr>
    </w:p>
    <w:p w14:paraId="71937858" w14:textId="77777777" w:rsidR="0040180B" w:rsidRDefault="0040180B">
      <w:pPr>
        <w:spacing w:before="0" w:after="0"/>
      </w:pPr>
    </w:p>
    <w:p w14:paraId="7691D709" w14:textId="77777777" w:rsidR="002740FA" w:rsidRDefault="002740FA">
      <w:pPr>
        <w:spacing w:before="0" w:after="0"/>
      </w:pPr>
    </w:p>
    <w:p w14:paraId="53F36F00" w14:textId="77777777" w:rsidR="002740FA" w:rsidRDefault="002740FA">
      <w:pPr>
        <w:spacing w:before="0" w:after="0"/>
      </w:pPr>
    </w:p>
    <w:p w14:paraId="3CF64138" w14:textId="77777777" w:rsidR="002740FA" w:rsidRDefault="002740FA">
      <w:pPr>
        <w:spacing w:before="0" w:after="0"/>
      </w:pPr>
    </w:p>
    <w:p w14:paraId="53866F28" w14:textId="77777777" w:rsidR="002740FA" w:rsidRDefault="002740FA">
      <w:pPr>
        <w:spacing w:before="0" w:after="0"/>
      </w:pPr>
      <w:r>
        <w:br w:type="page"/>
      </w:r>
    </w:p>
    <w:p w14:paraId="5DEEE143" w14:textId="6AC2F037" w:rsidR="002740FA" w:rsidRDefault="002740FA" w:rsidP="002740FA">
      <w:pPr>
        <w:spacing w:before="0" w:after="0"/>
      </w:pPr>
      <w:r>
        <w:lastRenderedPageBreak/>
        <w:t xml:space="preserve">Optional – Verify VMNET is setup correctly like the image below - </w:t>
      </w:r>
    </w:p>
    <w:p w14:paraId="31908E38" w14:textId="6821E94D" w:rsidR="0040180B" w:rsidRDefault="0040180B">
      <w:pPr>
        <w:spacing w:before="0" w:after="0"/>
      </w:pPr>
      <w:r w:rsidRPr="0040180B">
        <w:rPr>
          <w:noProof/>
        </w:rPr>
        <w:drawing>
          <wp:inline distT="0" distB="0" distL="0" distR="0" wp14:anchorId="665D8B82" wp14:editId="350B3EAB">
            <wp:extent cx="6492240" cy="4191193"/>
            <wp:effectExtent l="0" t="0" r="3810" b="0"/>
            <wp:docPr id="368" name="Picture 368" descr="C:\API Connect - POT\OSX-VMWare-Na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I Connect - POT\OSX-VMWare-NatConfi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92240" cy="4191193"/>
                    </a:xfrm>
                    <a:prstGeom prst="rect">
                      <a:avLst/>
                    </a:prstGeom>
                    <a:noFill/>
                    <a:ln>
                      <a:noFill/>
                    </a:ln>
                  </pic:spPr>
                </pic:pic>
              </a:graphicData>
            </a:graphic>
          </wp:inline>
        </w:drawing>
      </w:r>
      <w:r>
        <w:br w:type="page"/>
      </w:r>
    </w:p>
    <w:p w14:paraId="06762E2A" w14:textId="77777777" w:rsidR="0040180B" w:rsidRDefault="0040180B">
      <w:pPr>
        <w:spacing w:before="0" w:after="0"/>
        <w:rPr>
          <w:rFonts w:eastAsia="Arial Unicode MS"/>
          <w:lang w:eastAsia="zh-CN"/>
        </w:rPr>
      </w:pPr>
    </w:p>
    <w:p w14:paraId="660C5093" w14:textId="77777777" w:rsidR="00D548D8" w:rsidRDefault="00D548D8" w:rsidP="006947A6">
      <w:pPr>
        <w:pStyle w:val="BodyText"/>
      </w:pPr>
    </w:p>
    <w:p w14:paraId="11ACC38D" w14:textId="77777777" w:rsidR="006947A6" w:rsidRDefault="006947A6" w:rsidP="006947A6">
      <w:pPr>
        <w:pStyle w:val="BodyText"/>
      </w:pPr>
    </w:p>
    <w:p w14:paraId="2BD6BD75" w14:textId="77777777" w:rsidR="006947A6" w:rsidRDefault="006947A6" w:rsidP="006947A6">
      <w:pPr>
        <w:pStyle w:val="BodyText"/>
      </w:pPr>
    </w:p>
    <w:p w14:paraId="682F050C" w14:textId="77777777" w:rsidR="006947A6" w:rsidRDefault="006947A6" w:rsidP="006947A6">
      <w:pPr>
        <w:pStyle w:val="BodyText"/>
      </w:pPr>
    </w:p>
    <w:p w14:paraId="6EE18B80" w14:textId="77777777" w:rsidR="006947A6" w:rsidRDefault="006947A6" w:rsidP="006947A6">
      <w:pPr>
        <w:pStyle w:val="BodyText"/>
      </w:pPr>
    </w:p>
    <w:p w14:paraId="5DB1AE27" w14:textId="77777777" w:rsidR="00365011" w:rsidRDefault="00774A00" w:rsidP="00B5328F">
      <w:pPr>
        <w:pStyle w:val="Legal-1"/>
      </w:pPr>
      <w:r>
        <w:rPr>
          <w:noProof/>
          <w:lang w:eastAsia="en-US"/>
        </w:rPr>
        <w:drawing>
          <wp:inline distT="0" distB="0" distL="0" distR="0" wp14:anchorId="63DFEC1C" wp14:editId="2071E349">
            <wp:extent cx="1010920" cy="372745"/>
            <wp:effectExtent l="0" t="0" r="0" b="8255"/>
            <wp:docPr id="8" name="Picture 8"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600dpi-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10920" cy="372745"/>
                    </a:xfrm>
                    <a:prstGeom prst="rect">
                      <a:avLst/>
                    </a:prstGeom>
                    <a:noFill/>
                    <a:ln>
                      <a:noFill/>
                    </a:ln>
                  </pic:spPr>
                </pic:pic>
              </a:graphicData>
            </a:graphic>
          </wp:inline>
        </w:drawing>
      </w:r>
    </w:p>
    <w:p w14:paraId="0472E35E" w14:textId="77777777" w:rsidR="00B5328F" w:rsidRPr="00B5328F" w:rsidRDefault="00B5328F" w:rsidP="00B5328F">
      <w:pPr>
        <w:pStyle w:val="Legal-1"/>
        <w:pBdr>
          <w:top w:val="single" w:sz="4" w:space="1" w:color="auto"/>
        </w:pBdr>
        <w:rPr>
          <w:szCs w:val="72"/>
        </w:rPr>
      </w:pPr>
    </w:p>
    <w:p w14:paraId="46892E6B" w14:textId="77777777" w:rsidR="006752C5" w:rsidRPr="000658C7" w:rsidRDefault="006752C5" w:rsidP="00832394">
      <w:pPr>
        <w:pStyle w:val="Legal-1"/>
      </w:pPr>
      <w:r w:rsidRPr="000658C7">
        <w:t xml:space="preserve">© Copyright IBM Corporation </w:t>
      </w:r>
      <w:r w:rsidR="00453234">
        <w:t>2014</w:t>
      </w:r>
      <w:r w:rsidRPr="000658C7">
        <w:t xml:space="preserve">.  </w:t>
      </w:r>
    </w:p>
    <w:p w14:paraId="17C68B3A" w14:textId="77777777" w:rsidR="006752C5" w:rsidRPr="000658C7" w:rsidRDefault="006752C5" w:rsidP="000658C7">
      <w:pPr>
        <w:pStyle w:val="Legal-1"/>
      </w:pPr>
      <w:r w:rsidRPr="000658C7">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6D7E712" w14:textId="77777777" w:rsidR="0009216E" w:rsidRPr="00470536" w:rsidRDefault="00470536" w:rsidP="000658C7">
      <w:pPr>
        <w:pStyle w:val="Legal-1"/>
      </w:pPr>
      <w:r w:rsidRPr="00470536">
        <w:t>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13C85D75" w14:textId="77777777" w:rsidR="00B5328F" w:rsidRPr="00BB555D" w:rsidRDefault="00774A00" w:rsidP="00BB555D">
      <w:pPr>
        <w:pStyle w:val="Legal-1"/>
      </w:pPr>
      <w:r>
        <w:rPr>
          <w:noProof/>
          <w:lang w:eastAsia="en-US"/>
        </w:rPr>
        <w:drawing>
          <wp:inline distT="0" distB="0" distL="0" distR="0" wp14:anchorId="4C293DB0" wp14:editId="65305E6E">
            <wp:extent cx="1010920" cy="252730"/>
            <wp:effectExtent l="0" t="0" r="0" b="0"/>
            <wp:docPr id="9" name="Picture 9"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ease Recycl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10920" cy="252730"/>
                    </a:xfrm>
                    <a:prstGeom prst="rect">
                      <a:avLst/>
                    </a:prstGeom>
                    <a:noFill/>
                    <a:ln>
                      <a:noFill/>
                    </a:ln>
                  </pic:spPr>
                </pic:pic>
              </a:graphicData>
            </a:graphic>
          </wp:inline>
        </w:drawing>
      </w:r>
    </w:p>
    <w:p w14:paraId="08B602A9" w14:textId="77777777" w:rsidR="006B066B" w:rsidRDefault="006B066B" w:rsidP="00BB555D">
      <w:pPr>
        <w:pStyle w:val="Legal-1"/>
        <w:pBdr>
          <w:top w:val="single" w:sz="4" w:space="1" w:color="auto"/>
        </w:pBdr>
      </w:pPr>
    </w:p>
    <w:p w14:paraId="4990C6DD" w14:textId="77777777" w:rsidR="003D4B37" w:rsidRPr="001E3096" w:rsidRDefault="003D4B37" w:rsidP="003D4B37">
      <w:pPr>
        <w:pStyle w:val="BodyText"/>
      </w:pPr>
    </w:p>
    <w:sectPr w:rsidR="003D4B37" w:rsidRPr="001E3096" w:rsidSect="006C369F">
      <w:headerReference w:type="even" r:id="rId114"/>
      <w:headerReference w:type="default" r:id="rId115"/>
      <w:footerReference w:type="even" r:id="rId116"/>
      <w:footerReference w:type="default" r:id="rId117"/>
      <w:pgSz w:w="12240" w:h="15840" w:code="1"/>
      <w:pgMar w:top="1440" w:right="1008" w:bottom="1440" w:left="1008" w:header="432"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4" w:author="ADMINIBM" w:date="2016-04-11T13:00:00Z" w:initials="A">
    <w:p w14:paraId="3549F426" w14:textId="230C4CB3" w:rsidR="009368E9" w:rsidRDefault="009368E9">
      <w:pPr>
        <w:pStyle w:val="CommentText"/>
      </w:pPr>
      <w:r>
        <w:rPr>
          <w:rStyle w:val="CommentReference"/>
        </w:rPr>
        <w:annotationRef/>
      </w:r>
      <w:r>
        <w:t>Add another column here for the hostname, and also add entries for portal and host OS.  Make a note that says this networking environment is already set up for them.</w:t>
      </w:r>
    </w:p>
  </w:comment>
  <w:comment w:id="205" w:author="ADMINIBM" w:date="2016-04-11T20:02:00Z" w:initials="A">
    <w:p w14:paraId="0EDEABA0" w14:textId="11C48443" w:rsidR="00721D33" w:rsidRDefault="00721D33">
      <w:pPr>
        <w:pStyle w:val="CommentText"/>
      </w:pPr>
      <w:r>
        <w:rPr>
          <w:rStyle w:val="CommentReference"/>
        </w:rPr>
        <w:annotationRef/>
      </w:r>
      <w:r>
        <w:t>Done</w:t>
      </w:r>
    </w:p>
  </w:comment>
  <w:comment w:id="236" w:author="ADMINIBM" w:date="2016-04-11T13:01:00Z" w:initials="A">
    <w:p w14:paraId="0236D5E4" w14:textId="19EF1FE6" w:rsidR="009368E9" w:rsidRDefault="009368E9">
      <w:pPr>
        <w:pStyle w:val="CommentText"/>
      </w:pPr>
      <w:r>
        <w:rPr>
          <w:rStyle w:val="CommentReference"/>
        </w:rPr>
        <w:annotationRef/>
      </w:r>
      <w:r>
        <w:t>Remove screenshot as its going to look different when its ready for download</w:t>
      </w:r>
    </w:p>
  </w:comment>
  <w:comment w:id="247" w:author="ADMINIBM" w:date="2016-04-11T13:02:00Z" w:initials="A">
    <w:p w14:paraId="72DDFDA7" w14:textId="54D927A3" w:rsidR="009368E9" w:rsidRDefault="009368E9">
      <w:pPr>
        <w:pStyle w:val="CommentText"/>
      </w:pPr>
      <w:r>
        <w:rPr>
          <w:rStyle w:val="CommentReference"/>
        </w:rPr>
        <w:annotationRef/>
      </w:r>
      <w:r>
        <w:t xml:space="preserve">Remember here they aren’t importing new machines but opening up existing vmx files. These instructions should be how to take the zip files for each VM and how to set them up on a laptops in the TEC.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49F426" w15:done="0"/>
  <w15:commentEx w15:paraId="0EDEABA0" w15:paraIdParent="3549F426" w15:done="0"/>
  <w15:commentEx w15:paraId="0236D5E4" w15:done="0"/>
  <w15:commentEx w15:paraId="72DDFDA7" w15:done="0"/>
</w15:commentsEx>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7"/>
    </wne:keymap>
    <wne:keymap wne:kcmPrimary="0453">
      <wne:acd wne:acdName="acd12"/>
    </wne:keymap>
    <wne:keymap wne:kcmPrimary="0454">
      <wne:acd wne:acdName="acd12"/>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JAG4AZgBvAHIAbQBhAHQAaQBvAG4AIABCAG8AeAAgAFMAcABhAGMAZQBy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rgValue="AgBTAHQAZQBwACAATABpAHMAdAAgAEMAbwBuAHQAaQBuAHUAZQBkACAALQAgAG4AbwAgAG4AdQBt&#10;AGIAZQByA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AC802" w14:textId="77777777" w:rsidR="000C487D" w:rsidRDefault="000C487D">
      <w:r>
        <w:separator/>
      </w:r>
    </w:p>
  </w:endnote>
  <w:endnote w:type="continuationSeparator" w:id="0">
    <w:p w14:paraId="1A609200" w14:textId="77777777" w:rsidR="000C487D" w:rsidRDefault="000C4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18" w:type="pct"/>
      <w:jc w:val="center"/>
      <w:tblBorders>
        <w:insideH w:val="single" w:sz="4" w:space="0" w:color="000000"/>
      </w:tblBorders>
      <w:tblCellMar>
        <w:left w:w="0" w:type="dxa"/>
        <w:right w:w="0" w:type="dxa"/>
      </w:tblCellMar>
      <w:tblLook w:val="01E0" w:firstRow="1" w:lastRow="1" w:firstColumn="1" w:lastColumn="1" w:noHBand="0" w:noVBand="0"/>
    </w:tblPr>
    <w:tblGrid>
      <w:gridCol w:w="10261"/>
    </w:tblGrid>
    <w:tr w:rsidR="009368E9" w:rsidRPr="00140C27" w14:paraId="14128B8E" w14:textId="77777777" w:rsidTr="00F2451B">
      <w:trPr>
        <w:jc w:val="center"/>
      </w:trPr>
      <w:tc>
        <w:tcPr>
          <w:tcW w:w="5000" w:type="pct"/>
          <w:shd w:val="clear" w:color="auto" w:fill="auto"/>
        </w:tcPr>
        <w:p w14:paraId="08F4028D" w14:textId="0BF75859" w:rsidR="009368E9" w:rsidRPr="00F2451B" w:rsidRDefault="009368E9" w:rsidP="00FC5703">
          <w:pPr>
            <w:pStyle w:val="Footer-cover"/>
            <w:rPr>
              <w:bCs/>
              <w:snapToGrid w:val="0"/>
            </w:rPr>
          </w:pPr>
          <w:r w:rsidRPr="00F2451B">
            <w:rPr>
              <w:bCs/>
              <w:snapToGrid w:val="0"/>
            </w:rPr>
            <w:t xml:space="preserve">© Copyright IBM Corporation, </w:t>
          </w:r>
          <w:r>
            <w:rPr>
              <w:bCs/>
              <w:snapToGrid w:val="0"/>
            </w:rPr>
            <w:t>2015</w:t>
          </w:r>
        </w:p>
      </w:tc>
    </w:tr>
    <w:tr w:rsidR="009368E9" w:rsidRPr="00140C27" w14:paraId="2AC05F03" w14:textId="77777777" w:rsidTr="00F2451B">
      <w:trPr>
        <w:jc w:val="center"/>
      </w:trPr>
      <w:tc>
        <w:tcPr>
          <w:tcW w:w="5000" w:type="pct"/>
          <w:shd w:val="clear" w:color="auto" w:fill="auto"/>
        </w:tcPr>
        <w:p w14:paraId="26808022" w14:textId="77777777" w:rsidR="009368E9" w:rsidRPr="00F2451B" w:rsidRDefault="009368E9" w:rsidP="005D26BF">
          <w:pPr>
            <w:pStyle w:val="Footer-cover"/>
            <w:rPr>
              <w:bCs/>
              <w:snapToGrid w:val="0"/>
            </w:rPr>
          </w:pPr>
          <w:r w:rsidRPr="00F2451B">
            <w:rPr>
              <w:bCs/>
              <w:snapToGrid w:val="0"/>
            </w:rPr>
            <w:t>US Government Users Restricted Rights - Use, duplication or disclosure restricted by GSA ADP Schedule Contract with IBM Corp.</w:t>
          </w:r>
        </w:p>
      </w:tc>
    </w:tr>
  </w:tbl>
  <w:p w14:paraId="3109B495" w14:textId="77777777" w:rsidR="009368E9" w:rsidRPr="001F36D7" w:rsidRDefault="009368E9" w:rsidP="001F36D7">
    <w:pPr>
      <w:pStyle w:val="InformationBoxSpac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5B876" w14:textId="77777777" w:rsidR="009368E9" w:rsidRPr="00CF134E" w:rsidRDefault="009368E9" w:rsidP="00CF134E">
    <w:pPr>
      <w:pStyle w:val="Footer"/>
    </w:pPr>
    <w:r w:rsidRPr="00CF134E">
      <w:rPr>
        <w:szCs w:val="20"/>
      </w:rPr>
      <w:t>Overview</w:t>
    </w:r>
    <w:r w:rsidRPr="00CF134E">
      <w:tab/>
      <w:t xml:space="preserve">Page </w:t>
    </w:r>
    <w:r w:rsidRPr="00CF134E">
      <w:fldChar w:fldCharType="begin"/>
    </w:r>
    <w:r w:rsidRPr="00CF134E">
      <w:instrText xml:space="preserve"> PAGE </w:instrText>
    </w:r>
    <w:r w:rsidRPr="00CF134E">
      <w:fldChar w:fldCharType="separate"/>
    </w:r>
    <w:r>
      <w:rPr>
        <w:noProof/>
      </w:rPr>
      <w:t>3</w:t>
    </w:r>
    <w:r w:rsidRPr="00CF134E">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107670"/>
      <w:docPartObj>
        <w:docPartGallery w:val="Page Numbers (Bottom of Page)"/>
        <w:docPartUnique/>
      </w:docPartObj>
    </w:sdtPr>
    <w:sdtEndPr>
      <w:rPr>
        <w:noProof/>
      </w:rPr>
    </w:sdtEndPr>
    <w:sdtContent>
      <w:p w14:paraId="33B40656" w14:textId="77777777" w:rsidR="009368E9" w:rsidRDefault="009368E9">
        <w:pPr>
          <w:pStyle w:val="Footer"/>
          <w:jc w:val="right"/>
        </w:pPr>
        <w:r>
          <w:fldChar w:fldCharType="begin"/>
        </w:r>
        <w:r>
          <w:instrText xml:space="preserve"> PAGE   \* MERGEFORMAT </w:instrText>
        </w:r>
        <w:r>
          <w:fldChar w:fldCharType="separate"/>
        </w:r>
        <w:r w:rsidR="00B7542C">
          <w:rPr>
            <w:noProof/>
          </w:rPr>
          <w:t>16</w:t>
        </w:r>
        <w:r>
          <w:rPr>
            <w:noProof/>
          </w:rPr>
          <w:fldChar w:fldCharType="end"/>
        </w:r>
      </w:p>
    </w:sdtContent>
  </w:sdt>
  <w:p w14:paraId="1C63E2B1" w14:textId="77777777" w:rsidR="009368E9" w:rsidRDefault="009368E9" w:rsidP="0047408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5395486"/>
      <w:docPartObj>
        <w:docPartGallery w:val="Page Numbers (Bottom of Page)"/>
        <w:docPartUnique/>
      </w:docPartObj>
    </w:sdtPr>
    <w:sdtEndPr>
      <w:rPr>
        <w:noProof/>
      </w:rPr>
    </w:sdtEndPr>
    <w:sdtContent>
      <w:p w14:paraId="73B34D9B" w14:textId="77777777" w:rsidR="009368E9" w:rsidRDefault="009368E9">
        <w:pPr>
          <w:pStyle w:val="Footer"/>
          <w:jc w:val="right"/>
        </w:pPr>
        <w:r>
          <w:fldChar w:fldCharType="begin"/>
        </w:r>
        <w:r>
          <w:instrText xml:space="preserve"> PAGE   \* MERGEFORMAT </w:instrText>
        </w:r>
        <w:r>
          <w:fldChar w:fldCharType="separate"/>
        </w:r>
        <w:r w:rsidR="00B7542C">
          <w:rPr>
            <w:noProof/>
          </w:rPr>
          <w:t>17</w:t>
        </w:r>
        <w:r>
          <w:rPr>
            <w:noProof/>
          </w:rPr>
          <w:fldChar w:fldCharType="end"/>
        </w:r>
      </w:p>
    </w:sdtContent>
  </w:sdt>
  <w:p w14:paraId="40B5244D" w14:textId="77777777" w:rsidR="009368E9" w:rsidRDefault="009368E9" w:rsidP="001914E1">
    <w:pPr>
      <w:pStyle w:val="BodyTex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CA145" w14:textId="77777777" w:rsidR="000C487D" w:rsidRDefault="000C487D">
      <w:r>
        <w:separator/>
      </w:r>
    </w:p>
  </w:footnote>
  <w:footnote w:type="continuationSeparator" w:id="0">
    <w:p w14:paraId="44E214C6" w14:textId="77777777" w:rsidR="000C487D" w:rsidRDefault="000C48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400"/>
      <w:gridCol w:w="5400"/>
    </w:tblGrid>
    <w:tr w:rsidR="009368E9" w14:paraId="26BF58E9" w14:textId="77777777" w:rsidTr="00F2451B">
      <w:trPr>
        <w:jc w:val="center"/>
      </w:trPr>
      <w:tc>
        <w:tcPr>
          <w:tcW w:w="2500" w:type="pct"/>
          <w:tcBorders>
            <w:top w:val="nil"/>
            <w:left w:val="nil"/>
            <w:bottom w:val="nil"/>
            <w:right w:val="nil"/>
            <w:tl2br w:val="nil"/>
            <w:tr2bl w:val="nil"/>
          </w:tcBorders>
          <w:shd w:val="clear" w:color="auto" w:fill="auto"/>
        </w:tcPr>
        <w:p w14:paraId="54656445" w14:textId="77777777" w:rsidR="009368E9" w:rsidRDefault="009368E9" w:rsidP="003166C3">
          <w:pPr>
            <w:pStyle w:val="Header-cover1"/>
          </w:pPr>
          <w:r>
            <w:t>IBM Software</w:t>
          </w:r>
        </w:p>
        <w:p w14:paraId="50C4891A" w14:textId="77777777" w:rsidR="009368E9" w:rsidRDefault="009368E9" w:rsidP="003166C3">
          <w:pPr>
            <w:pStyle w:val="Header-cover2"/>
          </w:pPr>
        </w:p>
      </w:tc>
      <w:tc>
        <w:tcPr>
          <w:tcW w:w="2500" w:type="pct"/>
          <w:tcBorders>
            <w:top w:val="nil"/>
            <w:left w:val="nil"/>
            <w:bottom w:val="nil"/>
            <w:right w:val="nil"/>
            <w:tl2br w:val="nil"/>
            <w:tr2bl w:val="nil"/>
          </w:tcBorders>
          <w:shd w:val="clear" w:color="auto" w:fill="auto"/>
        </w:tcPr>
        <w:p w14:paraId="1ECC82B7" w14:textId="77777777" w:rsidR="009368E9" w:rsidRDefault="009368E9" w:rsidP="003166C3">
          <w:pPr>
            <w:pStyle w:val="Header-cover3"/>
          </w:pPr>
          <w:r>
            <w:t>An IBM Proof of Technology</w:t>
          </w:r>
        </w:p>
      </w:tc>
    </w:tr>
  </w:tbl>
  <w:p w14:paraId="15C29F7D" w14:textId="77777777" w:rsidR="009368E9" w:rsidRDefault="009368E9">
    <w:pPr>
      <w:pStyle w:val="Header"/>
    </w:pPr>
    <w:r>
      <w:rPr>
        <w:noProof/>
      </w:rPr>
      <w:drawing>
        <wp:anchor distT="0" distB="0" distL="114300" distR="114300" simplePos="0" relativeHeight="251657728" behindDoc="1" locked="0" layoutInCell="1" allowOverlap="1" wp14:anchorId="256AFC00" wp14:editId="14525834">
          <wp:simplePos x="0" y="0"/>
          <wp:positionH relativeFrom="page">
            <wp:align>left</wp:align>
          </wp:positionH>
          <wp:positionV relativeFrom="page">
            <wp:align>center</wp:align>
          </wp:positionV>
          <wp:extent cx="7778750" cy="10033635"/>
          <wp:effectExtent l="0" t="0" r="0" b="5715"/>
          <wp:wrapNone/>
          <wp:docPr id="357" name="Picture 35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4" w:space="0" w:color="auto"/>
      </w:tblBorders>
      <w:tblCellMar>
        <w:left w:w="0" w:type="dxa"/>
        <w:right w:w="0" w:type="dxa"/>
      </w:tblCellMar>
      <w:tblLook w:val="01E0" w:firstRow="1" w:lastRow="1" w:firstColumn="1" w:lastColumn="1" w:noHBand="0" w:noVBand="0"/>
    </w:tblPr>
    <w:tblGrid>
      <w:gridCol w:w="10224"/>
    </w:tblGrid>
    <w:tr w:rsidR="009368E9" w:rsidRPr="00AD38C5" w14:paraId="4B2BE13D" w14:textId="77777777" w:rsidTr="00F2451B">
      <w:trPr>
        <w:cantSplit/>
        <w:jc w:val="center"/>
      </w:trPr>
      <w:tc>
        <w:tcPr>
          <w:tcW w:w="5000" w:type="pct"/>
          <w:shd w:val="clear" w:color="auto" w:fill="auto"/>
        </w:tcPr>
        <w:p w14:paraId="23388AA7" w14:textId="77777777" w:rsidR="009368E9" w:rsidRPr="00F2451B" w:rsidRDefault="009368E9" w:rsidP="005D26BF">
          <w:pPr>
            <w:pStyle w:val="PoT"/>
            <w:rPr>
              <w:bCs/>
            </w:rPr>
          </w:pPr>
          <w:r w:rsidRPr="00F2451B">
            <w:rPr>
              <w:bCs/>
            </w:rPr>
            <w:t>An IBM Proof of Technology</w:t>
          </w:r>
        </w:p>
      </w:tc>
    </w:tr>
    <w:tr w:rsidR="009368E9" w:rsidRPr="00AD38C5" w14:paraId="001AD77E" w14:textId="77777777" w:rsidTr="00F2451B">
      <w:trPr>
        <w:cantSplit/>
        <w:jc w:val="center"/>
      </w:trPr>
      <w:tc>
        <w:tcPr>
          <w:tcW w:w="5000" w:type="pct"/>
          <w:shd w:val="clear" w:color="auto" w:fill="auto"/>
        </w:tcPr>
        <w:p w14:paraId="6D6CC051" w14:textId="77777777" w:rsidR="009368E9" w:rsidRPr="00F2451B" w:rsidRDefault="009368E9" w:rsidP="00F2451B">
          <w:pPr>
            <w:pStyle w:val="Header"/>
            <w:snapToGrid w:val="0"/>
            <w:rPr>
              <w:bCs/>
              <w:snapToGrid w:val="0"/>
            </w:rPr>
          </w:pPr>
          <w:r w:rsidRPr="00F2451B">
            <w:rPr>
              <w:bCs/>
              <w:snapToGrid w:val="0"/>
            </w:rPr>
            <w:t>Catalog Number</w:t>
          </w:r>
        </w:p>
      </w:tc>
    </w:tr>
  </w:tbl>
  <w:p w14:paraId="20C9BE30" w14:textId="77777777" w:rsidR="009368E9" w:rsidRPr="001F36D7" w:rsidRDefault="009368E9" w:rsidP="001F36D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82D2C" w14:textId="77777777" w:rsidR="009368E9" w:rsidRDefault="009368E9" w:rsidP="00383EFE">
    <w:pPr>
      <w:pStyle w:val="Header"/>
      <w:jc w:val="right"/>
    </w:pPr>
    <w:r>
      <w:t>IBM Software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B246" w14:textId="77777777" w:rsidR="009368E9" w:rsidRDefault="009368E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F3A3" w14:textId="77777777" w:rsidR="009368E9" w:rsidRDefault="009368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FFFFFFFE"/>
    <w:multiLevelType w:val="singleLevel"/>
    <w:tmpl w:val="AA3C700E"/>
    <w:lvl w:ilvl="0">
      <w:numFmt w:val="bullet"/>
      <w:lvlText w:val="*"/>
      <w:lvlJc w:val="left"/>
    </w:lvl>
  </w:abstractNum>
  <w:abstractNum w:abstractNumId="7" w15:restartNumberingAfterBreak="0">
    <w:nsid w:val="01350EA8"/>
    <w:multiLevelType w:val="multilevel"/>
    <w:tmpl w:val="416091B2"/>
    <w:lvl w:ilvl="0">
      <w:start w:val="6"/>
      <w:numFmt w:val="decimal"/>
      <w:lvlText w:val="%1."/>
      <w:lvlJc w:val="left"/>
      <w:pPr>
        <w:tabs>
          <w:tab w:val="num" w:pos="360"/>
        </w:tabs>
        <w:ind w:left="360" w:hanging="360"/>
      </w:pPr>
      <w:rPr>
        <w:rFonts w:cs="Times New Roman" w:hint="default"/>
      </w:rPr>
    </w:lvl>
    <w:lvl w:ilvl="1">
      <w:start w:val="4"/>
      <w:numFmt w:val="lowerLetter"/>
      <w:lvlText w:val="%2."/>
      <w:lvlJc w:val="left"/>
      <w:pPr>
        <w:tabs>
          <w:tab w:val="num" w:pos="792"/>
        </w:tabs>
        <w:ind w:left="79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8" w15:restartNumberingAfterBreak="0">
    <w:nsid w:val="027734A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2CD2A2A"/>
    <w:multiLevelType w:val="multilevel"/>
    <w:tmpl w:val="0809001F"/>
    <w:styleLink w:val="1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0" w15:restartNumberingAfterBreak="0">
    <w:nsid w:val="03503571"/>
    <w:multiLevelType w:val="hybridMultilevel"/>
    <w:tmpl w:val="B9A44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A76FA5"/>
    <w:multiLevelType w:val="hybridMultilevel"/>
    <w:tmpl w:val="8EA6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C307D9"/>
    <w:multiLevelType w:val="hybridMultilevel"/>
    <w:tmpl w:val="D46A6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DC5AA8"/>
    <w:multiLevelType w:val="multilevel"/>
    <w:tmpl w:val="0409001F"/>
    <w:numStyleLink w:val="111111"/>
  </w:abstractNum>
  <w:abstractNum w:abstractNumId="14" w15:restartNumberingAfterBreak="0">
    <w:nsid w:val="082410AB"/>
    <w:multiLevelType w:val="multilevel"/>
    <w:tmpl w:val="A03EE226"/>
    <w:lvl w:ilvl="0">
      <w:start w:val="3"/>
      <w:numFmt w:val="decimal"/>
      <w:lvlText w:val="%1."/>
      <w:lvlJc w:val="left"/>
      <w:pPr>
        <w:tabs>
          <w:tab w:val="num" w:pos="360"/>
        </w:tabs>
        <w:ind w:left="360" w:hanging="360"/>
      </w:pPr>
      <w:rPr>
        <w:rFonts w:cs="Times New Roman" w:hint="default"/>
      </w:rPr>
    </w:lvl>
    <w:lvl w:ilvl="1">
      <w:start w:val="4"/>
      <w:numFmt w:val="lowerLetter"/>
      <w:lvlText w:val="%2."/>
      <w:lvlJc w:val="left"/>
      <w:pPr>
        <w:tabs>
          <w:tab w:val="num" w:pos="792"/>
        </w:tabs>
        <w:ind w:left="79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5" w15:restartNumberingAfterBreak="0">
    <w:nsid w:val="096468B7"/>
    <w:multiLevelType w:val="hybridMultilevel"/>
    <w:tmpl w:val="50CAD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5A5B08"/>
    <w:multiLevelType w:val="hybridMultilevel"/>
    <w:tmpl w:val="C256FE2C"/>
    <w:lvl w:ilvl="0" w:tplc="5A5CD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613DF6"/>
    <w:multiLevelType w:val="multilevel"/>
    <w:tmpl w:val="DDC08848"/>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cs="Times New Roman"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8" w15:restartNumberingAfterBreak="0">
    <w:nsid w:val="12C36A59"/>
    <w:multiLevelType w:val="hybridMultilevel"/>
    <w:tmpl w:val="4490D8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AE3E2B"/>
    <w:multiLevelType w:val="multilevel"/>
    <w:tmpl w:val="D55A79F8"/>
    <w:lvl w:ilvl="0">
      <w:start w:val="2"/>
      <w:numFmt w:val="decimal"/>
      <w:lvlText w:val="%1."/>
      <w:lvlJc w:val="left"/>
      <w:pPr>
        <w:tabs>
          <w:tab w:val="num" w:pos="360"/>
        </w:tabs>
        <w:ind w:left="360" w:hanging="360"/>
      </w:pPr>
      <w:rPr>
        <w:rFonts w:cs="Times New Roman" w:hint="default"/>
      </w:rPr>
    </w:lvl>
    <w:lvl w:ilvl="1">
      <w:start w:val="1"/>
      <w:numFmt w:val="decimal"/>
      <w:lvlText w:val="%2."/>
      <w:lvlJc w:val="left"/>
      <w:pPr>
        <w:tabs>
          <w:tab w:val="num" w:pos="972"/>
        </w:tabs>
        <w:ind w:left="97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A700A5"/>
    <w:multiLevelType w:val="hybridMultilevel"/>
    <w:tmpl w:val="1056FD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D5D301C"/>
    <w:multiLevelType w:val="hybridMultilevel"/>
    <w:tmpl w:val="C44899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46D0D"/>
    <w:multiLevelType w:val="hybridMultilevel"/>
    <w:tmpl w:val="3EEE9E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FE24F3C"/>
    <w:multiLevelType w:val="hybridMultilevel"/>
    <w:tmpl w:val="479C9394"/>
    <w:lvl w:ilvl="0" w:tplc="90D830AA">
      <w:start w:val="1"/>
      <w:numFmt w:val="bullet"/>
      <w:pStyle w:val="Bullet1"/>
      <w:lvlText w:val=""/>
      <w:lvlJc w:val="left"/>
      <w:pPr>
        <w:tabs>
          <w:tab w:val="num" w:pos="864"/>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0EB0367"/>
    <w:multiLevelType w:val="hybridMultilevel"/>
    <w:tmpl w:val="BC742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7" w15:restartNumberingAfterBreak="0">
    <w:nsid w:val="271927D7"/>
    <w:multiLevelType w:val="hybridMultilevel"/>
    <w:tmpl w:val="15DCF7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7743B0F"/>
    <w:multiLevelType w:val="multilevel"/>
    <w:tmpl w:val="08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9" w15:restartNumberingAfterBreak="0">
    <w:nsid w:val="283B22B3"/>
    <w:multiLevelType w:val="multilevel"/>
    <w:tmpl w:val="0409001F"/>
    <w:numStyleLink w:val="111111"/>
  </w:abstractNum>
  <w:abstractNum w:abstractNumId="30" w15:restartNumberingAfterBreak="0">
    <w:nsid w:val="2C4330F7"/>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2E3D24EC"/>
    <w:multiLevelType w:val="multilevel"/>
    <w:tmpl w:val="0409001F"/>
    <w:numStyleLink w:val="111111"/>
  </w:abstractNum>
  <w:abstractNum w:abstractNumId="32" w15:restartNumberingAfterBreak="0">
    <w:nsid w:val="2FF61A9F"/>
    <w:multiLevelType w:val="multilevel"/>
    <w:tmpl w:val="08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3" w15:restartNumberingAfterBreak="0">
    <w:nsid w:val="339E6A6E"/>
    <w:multiLevelType w:val="hybridMultilevel"/>
    <w:tmpl w:val="B25ADD40"/>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34"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35" w15:restartNumberingAfterBreak="0">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15:restartNumberingAfterBreak="0">
    <w:nsid w:val="39541B87"/>
    <w:multiLevelType w:val="multilevel"/>
    <w:tmpl w:val="A03EE226"/>
    <w:lvl w:ilvl="0">
      <w:start w:val="3"/>
      <w:numFmt w:val="decimal"/>
      <w:lvlText w:val="%1."/>
      <w:lvlJc w:val="left"/>
      <w:pPr>
        <w:tabs>
          <w:tab w:val="num" w:pos="360"/>
        </w:tabs>
        <w:ind w:left="360" w:hanging="360"/>
      </w:pPr>
      <w:rPr>
        <w:rFonts w:cs="Times New Roman" w:hint="default"/>
      </w:rPr>
    </w:lvl>
    <w:lvl w:ilvl="1">
      <w:start w:val="4"/>
      <w:numFmt w:val="lowerLetter"/>
      <w:lvlText w:val="%2."/>
      <w:lvlJc w:val="left"/>
      <w:pPr>
        <w:tabs>
          <w:tab w:val="num" w:pos="792"/>
        </w:tabs>
        <w:ind w:left="79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7"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B4D45C8"/>
    <w:multiLevelType w:val="multilevel"/>
    <w:tmpl w:val="08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B6968D8"/>
    <w:multiLevelType w:val="multilevel"/>
    <w:tmpl w:val="5310F7FA"/>
    <w:lvl w:ilvl="0">
      <w:start w:val="1"/>
      <w:numFmt w:val="none"/>
      <w:lvlText w:val="14."/>
      <w:lvlJc w:val="left"/>
      <w:pPr>
        <w:ind w:left="360" w:hanging="360"/>
      </w:pPr>
      <w:rPr>
        <w:rFonts w:hint="default"/>
      </w:rPr>
    </w:lvl>
    <w:lvl w:ilvl="1">
      <w:start w:val="1"/>
      <w:numFmt w:val="decimal"/>
      <w:lvlText w:val="%1.%2."/>
      <w:lvlJc w:val="left"/>
      <w:pPr>
        <w:tabs>
          <w:tab w:val="num" w:pos="792"/>
        </w:tabs>
        <w:ind w:left="792" w:hanging="432"/>
      </w:pPr>
      <w:rPr>
        <w:rFonts w:cs="Times New Roman"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0" w15:restartNumberingAfterBreak="0">
    <w:nsid w:val="3E8B1551"/>
    <w:multiLevelType w:val="hybridMultilevel"/>
    <w:tmpl w:val="D82A5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43793BDE"/>
    <w:multiLevelType w:val="multilevel"/>
    <w:tmpl w:val="7CDA5BB6"/>
    <w:lvl w:ilvl="0">
      <w:start w:val="3"/>
      <w:numFmt w:val="decimal"/>
      <w:lvlText w:val="%1."/>
      <w:lvlJc w:val="left"/>
      <w:pPr>
        <w:tabs>
          <w:tab w:val="num" w:pos="360"/>
        </w:tabs>
        <w:ind w:left="360" w:hanging="360"/>
      </w:pPr>
      <w:rPr>
        <w:rFonts w:cs="Times New Roman" w:hint="default"/>
      </w:rPr>
    </w:lvl>
    <w:lvl w:ilvl="1">
      <w:start w:val="3"/>
      <w:numFmt w:val="lowerLetter"/>
      <w:lvlText w:val="%2."/>
      <w:lvlJc w:val="left"/>
      <w:pPr>
        <w:tabs>
          <w:tab w:val="num" w:pos="792"/>
        </w:tabs>
        <w:ind w:left="792" w:hanging="432"/>
      </w:pPr>
      <w:rPr>
        <w:rFonts w:hint="default"/>
        <w:color w:val="auto"/>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3" w15:restartNumberingAfterBreak="0">
    <w:nsid w:val="44373055"/>
    <w:multiLevelType w:val="hybridMultilevel"/>
    <w:tmpl w:val="2308583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15:restartNumberingAfterBreak="0">
    <w:nsid w:val="45C26998"/>
    <w:multiLevelType w:val="multilevel"/>
    <w:tmpl w:val="885E273A"/>
    <w:styleLink w:val="1111114"/>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5" w15:restartNumberingAfterBreak="0">
    <w:nsid w:val="49406838"/>
    <w:multiLevelType w:val="multilevel"/>
    <w:tmpl w:val="E9260830"/>
    <w:lvl w:ilvl="0">
      <w:start w:val="1"/>
      <w:numFmt w:val="lowerLetter"/>
      <w:lvlText w:val="%1."/>
      <w:lvlJc w:val="left"/>
      <w:pPr>
        <w:ind w:left="360" w:hanging="360"/>
      </w:p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6" w15:restartNumberingAfterBreak="0">
    <w:nsid w:val="4BB34F71"/>
    <w:multiLevelType w:val="hybridMultilevel"/>
    <w:tmpl w:val="F12829AA"/>
    <w:lvl w:ilvl="0" w:tplc="04090019">
      <w:start w:val="1"/>
      <w:numFmt w:val="lowerLetter"/>
      <w:lvlText w:val="%1."/>
      <w:lvlJc w:val="left"/>
      <w:pPr>
        <w:ind w:left="1080" w:hanging="360"/>
      </w:p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47" w15:restartNumberingAfterBreak="0">
    <w:nsid w:val="4DA86E8C"/>
    <w:multiLevelType w:val="multilevel"/>
    <w:tmpl w:val="D2E65520"/>
    <w:lvl w:ilvl="0">
      <w:start w:val="1"/>
      <w:numFmt w:val="decimal"/>
      <w:lvlText w:val="%1."/>
      <w:lvlJc w:val="left"/>
      <w:pPr>
        <w:tabs>
          <w:tab w:val="num" w:pos="360"/>
        </w:tabs>
        <w:ind w:left="360" w:hanging="360"/>
      </w:pPr>
      <w:rPr>
        <w:rFonts w:ascii="Arial" w:eastAsia="Times New Roman" w:hAnsi="Arial" w:cs="Arial"/>
      </w:rPr>
    </w:lvl>
    <w:lvl w:ilvl="1">
      <w:start w:val="1"/>
      <w:numFmt w:val="decimal"/>
      <w:lvlText w:val="%1.%2."/>
      <w:lvlJc w:val="left"/>
      <w:pPr>
        <w:tabs>
          <w:tab w:val="num" w:pos="792"/>
        </w:tabs>
        <w:ind w:left="792" w:hanging="432"/>
      </w:pPr>
      <w:rPr>
        <w:rFonts w:cs="Times New Roman"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8" w15:restartNumberingAfterBreak="0">
    <w:nsid w:val="4F3203AF"/>
    <w:multiLevelType w:val="multilevel"/>
    <w:tmpl w:val="AE2EB666"/>
    <w:lvl w:ilvl="0">
      <w:start w:val="1"/>
      <w:numFmt w:val="none"/>
      <w:lvlText w:val="11."/>
      <w:lvlJc w:val="left"/>
      <w:pPr>
        <w:ind w:left="360" w:hanging="360"/>
      </w:pPr>
      <w:rPr>
        <w:rFonts w:hint="default"/>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9" w15:restartNumberingAfterBreak="0">
    <w:nsid w:val="5415759D"/>
    <w:multiLevelType w:val="hybridMultilevel"/>
    <w:tmpl w:val="66E6EE6A"/>
    <w:lvl w:ilvl="0" w:tplc="7F16D4D4">
      <w:start w:val="1"/>
      <w:numFmt w:val="none"/>
      <w:lvlText w:val="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51" w15:restartNumberingAfterBreak="0">
    <w:nsid w:val="55A42FF4"/>
    <w:multiLevelType w:val="hybridMultilevel"/>
    <w:tmpl w:val="8AAA1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C0900EC"/>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3" w15:restartNumberingAfterBreak="0">
    <w:nsid w:val="5D1943F8"/>
    <w:multiLevelType w:val="multilevel"/>
    <w:tmpl w:val="7E7A835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92"/>
        </w:tabs>
        <w:ind w:left="792" w:hanging="432"/>
      </w:p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4" w15:restartNumberingAfterBreak="0">
    <w:nsid w:val="5F5169C2"/>
    <w:multiLevelType w:val="multilevel"/>
    <w:tmpl w:val="0409001F"/>
    <w:numStyleLink w:val="111111"/>
  </w:abstractNum>
  <w:abstractNum w:abstractNumId="55" w15:restartNumberingAfterBreak="0">
    <w:nsid w:val="60F73222"/>
    <w:multiLevelType w:val="hybridMultilevel"/>
    <w:tmpl w:val="FD648F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E02520"/>
    <w:multiLevelType w:val="hybridMultilevel"/>
    <w:tmpl w:val="E39C611A"/>
    <w:lvl w:ilvl="0" w:tplc="42B48130">
      <w:start w:val="1"/>
      <w:numFmt w:val="none"/>
      <w:lvlText w:val="1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AB76CA"/>
    <w:multiLevelType w:val="hybridMultilevel"/>
    <w:tmpl w:val="DCD0A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762635D"/>
    <w:multiLevelType w:val="hybridMultilevel"/>
    <w:tmpl w:val="5AFC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6D08E3"/>
    <w:multiLevelType w:val="multilevel"/>
    <w:tmpl w:val="0409001F"/>
    <w:numStyleLink w:val="111111"/>
  </w:abstractNum>
  <w:abstractNum w:abstractNumId="60" w15:restartNumberingAfterBreak="0">
    <w:nsid w:val="6A4361A5"/>
    <w:multiLevelType w:val="hybridMultilevel"/>
    <w:tmpl w:val="A6B06172"/>
    <w:lvl w:ilvl="0" w:tplc="EDC8C6F2">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C622974"/>
    <w:multiLevelType w:val="multilevel"/>
    <w:tmpl w:val="159C5F94"/>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92"/>
        </w:tabs>
        <w:ind w:left="792" w:hanging="432"/>
      </w:p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62" w15:restartNumberingAfterBreak="0">
    <w:nsid w:val="706519D3"/>
    <w:multiLevelType w:val="hybridMultilevel"/>
    <w:tmpl w:val="463E27CA"/>
    <w:lvl w:ilvl="0" w:tplc="E2D6CD0A">
      <w:start w:val="1"/>
      <w:numFmt w:val="bullet"/>
      <w:pStyle w:val="Bullet2"/>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45071B9"/>
    <w:multiLevelType w:val="hybridMultilevel"/>
    <w:tmpl w:val="06C034E0"/>
    <w:lvl w:ilvl="0" w:tplc="DEA87340">
      <w:start w:val="1"/>
      <w:numFmt w:val="none"/>
      <w:lvlText w:val="14."/>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9906C0"/>
    <w:multiLevelType w:val="multilevel"/>
    <w:tmpl w:val="F88A4A3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num w:numId="1">
    <w:abstractNumId w:val="41"/>
  </w:num>
  <w:num w:numId="2">
    <w:abstractNumId w:val="44"/>
  </w:num>
  <w:num w:numId="3">
    <w:abstractNumId w:val="20"/>
  </w:num>
  <w:num w:numId="4">
    <w:abstractNumId w:val="37"/>
  </w:num>
  <w:num w:numId="5">
    <w:abstractNumId w:val="34"/>
  </w:num>
  <w:num w:numId="6">
    <w:abstractNumId w:val="26"/>
  </w:num>
  <w:num w:numId="7">
    <w:abstractNumId w:val="52"/>
  </w:num>
  <w:num w:numId="8">
    <w:abstractNumId w:val="8"/>
  </w:num>
  <w:num w:numId="9">
    <w:abstractNumId w:val="30"/>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62"/>
  </w:num>
  <w:num w:numId="13">
    <w:abstractNumId w:val="60"/>
  </w:num>
  <w:num w:numId="14">
    <w:abstractNumId w:val="50"/>
  </w:num>
  <w:num w:numId="15">
    <w:abstractNumId w:val="35"/>
  </w:num>
  <w:num w:numId="16">
    <w:abstractNumId w:val="4"/>
  </w:num>
  <w:num w:numId="17">
    <w:abstractNumId w:val="5"/>
  </w:num>
  <w:num w:numId="18">
    <w:abstractNumId w:val="3"/>
  </w:num>
  <w:num w:numId="19">
    <w:abstractNumId w:val="2"/>
  </w:num>
  <w:num w:numId="20">
    <w:abstractNumId w:val="1"/>
  </w:num>
  <w:num w:numId="21">
    <w:abstractNumId w:val="0"/>
  </w:num>
  <w:num w:numId="22">
    <w:abstractNumId w:val="57"/>
  </w:num>
  <w:num w:numId="23">
    <w:abstractNumId w:val="38"/>
  </w:num>
  <w:num w:numId="24">
    <w:abstractNumId w:val="9"/>
  </w:num>
  <w:num w:numId="25">
    <w:abstractNumId w:val="39"/>
  </w:num>
  <w:num w:numId="26">
    <w:abstractNumId w:val="33"/>
  </w:num>
  <w:num w:numId="27">
    <w:abstractNumId w:val="17"/>
  </w:num>
  <w:num w:numId="28">
    <w:abstractNumId w:val="19"/>
  </w:num>
  <w:num w:numId="29">
    <w:abstractNumId w:val="6"/>
    <w:lvlOverride w:ilvl="0">
      <w:lvl w:ilvl="0">
        <w:numFmt w:val="bullet"/>
        <w:lvlText w:val=""/>
        <w:legacy w:legacy="1" w:legacySpace="0" w:legacyIndent="0"/>
        <w:lvlJc w:val="left"/>
        <w:rPr>
          <w:rFonts w:ascii="Symbol" w:hAnsi="Symbol" w:hint="default"/>
          <w:sz w:val="22"/>
        </w:rPr>
      </w:lvl>
    </w:lvlOverride>
  </w:num>
  <w:num w:numId="30">
    <w:abstractNumId w:val="40"/>
  </w:num>
  <w:num w:numId="31">
    <w:abstractNumId w:val="49"/>
  </w:num>
  <w:num w:numId="32">
    <w:abstractNumId w:val="43"/>
  </w:num>
  <w:num w:numId="33">
    <w:abstractNumId w:val="46"/>
  </w:num>
  <w:num w:numId="34">
    <w:abstractNumId w:val="47"/>
  </w:num>
  <w:num w:numId="35">
    <w:abstractNumId w:val="53"/>
  </w:num>
  <w:num w:numId="36">
    <w:abstractNumId w:val="61"/>
  </w:num>
  <w:num w:numId="37">
    <w:abstractNumId w:val="42"/>
  </w:num>
  <w:num w:numId="38">
    <w:abstractNumId w:val="36"/>
  </w:num>
  <w:num w:numId="39">
    <w:abstractNumId w:val="7"/>
  </w:num>
  <w:num w:numId="40">
    <w:abstractNumId w:val="14"/>
  </w:num>
  <w:num w:numId="41">
    <w:abstractNumId w:val="64"/>
  </w:num>
  <w:num w:numId="42">
    <w:abstractNumId w:val="22"/>
  </w:num>
  <w:num w:numId="43">
    <w:abstractNumId w:val="45"/>
  </w:num>
  <w:num w:numId="44">
    <w:abstractNumId w:val="48"/>
  </w:num>
  <w:num w:numId="45">
    <w:abstractNumId w:val="55"/>
  </w:num>
  <w:num w:numId="46">
    <w:abstractNumId w:val="63"/>
  </w:num>
  <w:num w:numId="47">
    <w:abstractNumId w:val="56"/>
  </w:num>
  <w:num w:numId="48">
    <w:abstractNumId w:val="58"/>
  </w:num>
  <w:num w:numId="49">
    <w:abstractNumId w:val="54"/>
  </w:num>
  <w:num w:numId="50">
    <w:abstractNumId w:val="13"/>
  </w:num>
  <w:num w:numId="51">
    <w:abstractNumId w:val="21"/>
  </w:num>
  <w:num w:numId="52">
    <w:abstractNumId w:val="59"/>
  </w:num>
  <w:num w:numId="53">
    <w:abstractNumId w:val="31"/>
  </w:num>
  <w:num w:numId="54">
    <w:abstractNumId w:val="28"/>
  </w:num>
  <w:num w:numId="55">
    <w:abstractNumId w:val="32"/>
  </w:num>
  <w:num w:numId="56">
    <w:abstractNumId w:val="29"/>
    <w:lvlOverride w:ilvl="0">
      <w:lvl w:ilvl="0">
        <w:start w:val="1"/>
        <w:numFmt w:val="decimal"/>
        <w:lvlText w:val="%1."/>
        <w:lvlJc w:val="left"/>
        <w:pPr>
          <w:tabs>
            <w:tab w:val="num" w:pos="360"/>
          </w:tabs>
          <w:ind w:left="360" w:hanging="360"/>
        </w:pPr>
        <w:rPr>
          <w:rFonts w:cs="Times New Roman"/>
        </w:rPr>
      </w:lvl>
    </w:lvlOverride>
    <w:lvlOverride w:ilvl="1">
      <w:lvl w:ilvl="1">
        <w:start w:val="1"/>
        <w:numFmt w:val="decimal"/>
        <w:lvlText w:val="%1.%2."/>
        <w:lvlJc w:val="left"/>
        <w:pPr>
          <w:tabs>
            <w:tab w:val="num" w:pos="792"/>
          </w:tabs>
          <w:ind w:left="792" w:hanging="432"/>
        </w:pPr>
        <w:rPr>
          <w:rFonts w:cs="Times New Roman"/>
        </w:rPr>
      </w:lvl>
    </w:lvlOverride>
    <w:lvlOverride w:ilvl="2">
      <w:lvl w:ilvl="2">
        <w:start w:val="1"/>
        <w:numFmt w:val="lowerLetter"/>
        <w:lvlText w:val="%3"/>
        <w:lvlJc w:val="left"/>
        <w:pPr>
          <w:tabs>
            <w:tab w:val="num" w:pos="1224"/>
          </w:tabs>
          <w:ind w:left="1224" w:hanging="504"/>
        </w:pPr>
        <w:rPr>
          <w:rFonts w:ascii="Calibri" w:hAnsi="Calibri" w:cs="Times New Roman" w:hint="default"/>
          <w:color w:val="auto"/>
        </w:rPr>
      </w:lvl>
    </w:lvlOverride>
    <w:lvlOverride w:ilvl="3">
      <w:lvl w:ilvl="3">
        <w:start w:val="1"/>
        <w:numFmt w:val="decimal"/>
        <w:lvlText w:val="%4"/>
        <w:lvlJc w:val="left"/>
        <w:pPr>
          <w:tabs>
            <w:tab w:val="num" w:pos="1800"/>
          </w:tabs>
          <w:ind w:left="1728" w:hanging="648"/>
        </w:pPr>
        <w:rPr>
          <w:rFonts w:ascii="Times New Roman" w:hAnsi="Times New Roman" w:cs="Times New Roman" w:hint="default"/>
          <w:color w:val="auto"/>
        </w:rPr>
      </w:lvl>
    </w:lvlOverride>
    <w:lvlOverride w:ilvl="4">
      <w:lvl w:ilvl="4">
        <w:start w:val="1"/>
        <w:numFmt w:val="decimal"/>
        <w:lvlText w:val="%1.%2.%3.%4.%5."/>
        <w:lvlJc w:val="left"/>
        <w:pPr>
          <w:tabs>
            <w:tab w:val="num" w:pos="2520"/>
          </w:tabs>
          <w:ind w:left="2232" w:hanging="792"/>
        </w:pPr>
        <w:rPr>
          <w:rFonts w:cs="Times New Roman"/>
        </w:rPr>
      </w:lvl>
    </w:lvlOverride>
    <w:lvlOverride w:ilvl="5">
      <w:lvl w:ilvl="5">
        <w:start w:val="1"/>
        <w:numFmt w:val="decimal"/>
        <w:lvlText w:val="%1.%2.%3.%4.%5.%6."/>
        <w:lvlJc w:val="left"/>
        <w:pPr>
          <w:tabs>
            <w:tab w:val="num" w:pos="2880"/>
          </w:tabs>
          <w:ind w:left="2736" w:hanging="936"/>
        </w:pPr>
        <w:rPr>
          <w:rFonts w:cs="Times New Roman"/>
        </w:rPr>
      </w:lvl>
    </w:lvlOverride>
    <w:lvlOverride w:ilvl="6">
      <w:lvl w:ilvl="6">
        <w:start w:val="1"/>
        <w:numFmt w:val="decimal"/>
        <w:lvlText w:val="%1.%2.%3.%4.%5.%6.%7."/>
        <w:lvlJc w:val="left"/>
        <w:pPr>
          <w:tabs>
            <w:tab w:val="num" w:pos="3600"/>
          </w:tabs>
          <w:ind w:left="3240" w:hanging="1080"/>
        </w:pPr>
        <w:rPr>
          <w:rFonts w:cs="Times New Roman"/>
        </w:rPr>
      </w:lvl>
    </w:lvlOverride>
    <w:lvlOverride w:ilvl="7">
      <w:lvl w:ilvl="7">
        <w:start w:val="1"/>
        <w:numFmt w:val="decimal"/>
        <w:lvlText w:val="%1.%2.%3.%4.%5.%6.%7.%8."/>
        <w:lvlJc w:val="left"/>
        <w:pPr>
          <w:tabs>
            <w:tab w:val="num" w:pos="3960"/>
          </w:tabs>
          <w:ind w:left="3744" w:hanging="1224"/>
        </w:pPr>
        <w:rPr>
          <w:rFonts w:cs="Times New Roman"/>
        </w:rPr>
      </w:lvl>
    </w:lvlOverride>
    <w:lvlOverride w:ilvl="8">
      <w:lvl w:ilvl="8">
        <w:start w:val="1"/>
        <w:numFmt w:val="decimal"/>
        <w:lvlText w:val="%1.%2.%3.%4.%5.%6.%7.%8.%9."/>
        <w:lvlJc w:val="left"/>
        <w:pPr>
          <w:tabs>
            <w:tab w:val="num" w:pos="4680"/>
          </w:tabs>
          <w:ind w:left="4320" w:hanging="1440"/>
        </w:pPr>
        <w:rPr>
          <w:rFonts w:cs="Times New Roman"/>
        </w:rPr>
      </w:lvl>
    </w:lvlOverride>
  </w:num>
  <w:num w:numId="57">
    <w:abstractNumId w:val="15"/>
  </w:num>
  <w:num w:numId="58">
    <w:abstractNumId w:val="27"/>
  </w:num>
  <w:num w:numId="59">
    <w:abstractNumId w:val="41"/>
    <w:lvlOverride w:ilvl="0">
      <w:startOverride w:val="1"/>
    </w:lvlOverride>
    <w:lvlOverride w:ilvl="1">
      <w:startOverride w:val="1"/>
    </w:lvlOverride>
  </w:num>
  <w:num w:numId="60">
    <w:abstractNumId w:val="18"/>
  </w:num>
  <w:num w:numId="61">
    <w:abstractNumId w:val="23"/>
  </w:num>
  <w:num w:numId="62">
    <w:abstractNumId w:val="11"/>
  </w:num>
  <w:num w:numId="63">
    <w:abstractNumId w:val="25"/>
  </w:num>
  <w:num w:numId="64">
    <w:abstractNumId w:val="12"/>
  </w:num>
  <w:num w:numId="65">
    <w:abstractNumId w:val="51"/>
  </w:num>
  <w:num w:numId="66">
    <w:abstractNumId w:val="16"/>
  </w:num>
  <w:num w:numId="67">
    <w:abstractNumId w:val="10"/>
  </w:num>
  <w:numIdMacAtCleanup w:val="6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BM">
    <w15:presenceInfo w15:providerId="None" w15:userId="ADMINIB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defaultTableStyle w:val="TableGrid2"/>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4A"/>
    <w:rsid w:val="0001085A"/>
    <w:rsid w:val="00013233"/>
    <w:rsid w:val="000145EA"/>
    <w:rsid w:val="00015C26"/>
    <w:rsid w:val="000236B8"/>
    <w:rsid w:val="000264C3"/>
    <w:rsid w:val="00026B72"/>
    <w:rsid w:val="00033EE1"/>
    <w:rsid w:val="00034772"/>
    <w:rsid w:val="000368AA"/>
    <w:rsid w:val="00037612"/>
    <w:rsid w:val="00037ACA"/>
    <w:rsid w:val="00040AF4"/>
    <w:rsid w:val="00044D7E"/>
    <w:rsid w:val="000537A8"/>
    <w:rsid w:val="000614C3"/>
    <w:rsid w:val="00062407"/>
    <w:rsid w:val="00063B6C"/>
    <w:rsid w:val="00064C02"/>
    <w:rsid w:val="00064E79"/>
    <w:rsid w:val="0006547E"/>
    <w:rsid w:val="000658C7"/>
    <w:rsid w:val="00066409"/>
    <w:rsid w:val="00072C60"/>
    <w:rsid w:val="000765F1"/>
    <w:rsid w:val="0009216E"/>
    <w:rsid w:val="000932A8"/>
    <w:rsid w:val="00095C03"/>
    <w:rsid w:val="00095D6F"/>
    <w:rsid w:val="000A3396"/>
    <w:rsid w:val="000B7C7B"/>
    <w:rsid w:val="000C0DD9"/>
    <w:rsid w:val="000C2814"/>
    <w:rsid w:val="000C487D"/>
    <w:rsid w:val="000D01C1"/>
    <w:rsid w:val="000E05B8"/>
    <w:rsid w:val="000E1A16"/>
    <w:rsid w:val="000E59F3"/>
    <w:rsid w:val="000E70D4"/>
    <w:rsid w:val="000F1A1F"/>
    <w:rsid w:val="000F1B14"/>
    <w:rsid w:val="000F252E"/>
    <w:rsid w:val="000F4CF8"/>
    <w:rsid w:val="000F7C44"/>
    <w:rsid w:val="0010479F"/>
    <w:rsid w:val="00105DCA"/>
    <w:rsid w:val="00107FB4"/>
    <w:rsid w:val="00110890"/>
    <w:rsid w:val="00110FCE"/>
    <w:rsid w:val="0011568B"/>
    <w:rsid w:val="00117FBA"/>
    <w:rsid w:val="00121521"/>
    <w:rsid w:val="00122555"/>
    <w:rsid w:val="00122BF1"/>
    <w:rsid w:val="00124431"/>
    <w:rsid w:val="001258F5"/>
    <w:rsid w:val="00125CB4"/>
    <w:rsid w:val="00131002"/>
    <w:rsid w:val="00131FB2"/>
    <w:rsid w:val="00136F5E"/>
    <w:rsid w:val="00140C27"/>
    <w:rsid w:val="00141DCF"/>
    <w:rsid w:val="00143E3B"/>
    <w:rsid w:val="00145703"/>
    <w:rsid w:val="001462B7"/>
    <w:rsid w:val="00150063"/>
    <w:rsid w:val="00154947"/>
    <w:rsid w:val="001550E6"/>
    <w:rsid w:val="00161C7E"/>
    <w:rsid w:val="0016221A"/>
    <w:rsid w:val="001644B7"/>
    <w:rsid w:val="00165813"/>
    <w:rsid w:val="00165F11"/>
    <w:rsid w:val="00171005"/>
    <w:rsid w:val="0017189A"/>
    <w:rsid w:val="00176BF0"/>
    <w:rsid w:val="00185AC4"/>
    <w:rsid w:val="00185C82"/>
    <w:rsid w:val="001914E1"/>
    <w:rsid w:val="001916C2"/>
    <w:rsid w:val="0019249E"/>
    <w:rsid w:val="00196209"/>
    <w:rsid w:val="0019678D"/>
    <w:rsid w:val="00196F31"/>
    <w:rsid w:val="001A69E3"/>
    <w:rsid w:val="001A7EFE"/>
    <w:rsid w:val="001B1085"/>
    <w:rsid w:val="001B2129"/>
    <w:rsid w:val="001B2652"/>
    <w:rsid w:val="001B4338"/>
    <w:rsid w:val="001C23E6"/>
    <w:rsid w:val="001C7FB1"/>
    <w:rsid w:val="001D2131"/>
    <w:rsid w:val="001D3C8A"/>
    <w:rsid w:val="001D59EF"/>
    <w:rsid w:val="001D63F0"/>
    <w:rsid w:val="001D7A87"/>
    <w:rsid w:val="001E0C9C"/>
    <w:rsid w:val="001E3096"/>
    <w:rsid w:val="001E399D"/>
    <w:rsid w:val="001E3F25"/>
    <w:rsid w:val="001E652A"/>
    <w:rsid w:val="001E6F71"/>
    <w:rsid w:val="001F0578"/>
    <w:rsid w:val="001F36D7"/>
    <w:rsid w:val="001F4C03"/>
    <w:rsid w:val="001F7635"/>
    <w:rsid w:val="00200953"/>
    <w:rsid w:val="0020377A"/>
    <w:rsid w:val="002051F7"/>
    <w:rsid w:val="00210677"/>
    <w:rsid w:val="00211F0B"/>
    <w:rsid w:val="00220CF0"/>
    <w:rsid w:val="002213D3"/>
    <w:rsid w:val="00223FEB"/>
    <w:rsid w:val="0022535B"/>
    <w:rsid w:val="002312A5"/>
    <w:rsid w:val="00233723"/>
    <w:rsid w:val="00242FF2"/>
    <w:rsid w:val="00243A42"/>
    <w:rsid w:val="00244F6D"/>
    <w:rsid w:val="002450C8"/>
    <w:rsid w:val="00245CBC"/>
    <w:rsid w:val="00253128"/>
    <w:rsid w:val="00257D51"/>
    <w:rsid w:val="002601D5"/>
    <w:rsid w:val="00260798"/>
    <w:rsid w:val="002611E0"/>
    <w:rsid w:val="00263228"/>
    <w:rsid w:val="002740FA"/>
    <w:rsid w:val="00275F80"/>
    <w:rsid w:val="00276DF5"/>
    <w:rsid w:val="002802B5"/>
    <w:rsid w:val="00290D02"/>
    <w:rsid w:val="0029262E"/>
    <w:rsid w:val="002A35B6"/>
    <w:rsid w:val="002A381D"/>
    <w:rsid w:val="002A3F68"/>
    <w:rsid w:val="002A77AD"/>
    <w:rsid w:val="002B0EA1"/>
    <w:rsid w:val="002B166B"/>
    <w:rsid w:val="002B172E"/>
    <w:rsid w:val="002B2C5F"/>
    <w:rsid w:val="002B3975"/>
    <w:rsid w:val="002B4AC8"/>
    <w:rsid w:val="002B7E3A"/>
    <w:rsid w:val="002C24C4"/>
    <w:rsid w:val="002C5E09"/>
    <w:rsid w:val="002C71AF"/>
    <w:rsid w:val="002C7409"/>
    <w:rsid w:val="002D0B0F"/>
    <w:rsid w:val="002D46BF"/>
    <w:rsid w:val="002D56F3"/>
    <w:rsid w:val="002E011C"/>
    <w:rsid w:val="002E11E1"/>
    <w:rsid w:val="002E204F"/>
    <w:rsid w:val="002E2C61"/>
    <w:rsid w:val="002E386F"/>
    <w:rsid w:val="002E6293"/>
    <w:rsid w:val="002E7185"/>
    <w:rsid w:val="002F2560"/>
    <w:rsid w:val="002F3289"/>
    <w:rsid w:val="002F569A"/>
    <w:rsid w:val="002F6E7F"/>
    <w:rsid w:val="0030032D"/>
    <w:rsid w:val="0030205B"/>
    <w:rsid w:val="0030238B"/>
    <w:rsid w:val="00303346"/>
    <w:rsid w:val="00305BC7"/>
    <w:rsid w:val="003113FB"/>
    <w:rsid w:val="00311C19"/>
    <w:rsid w:val="0031201F"/>
    <w:rsid w:val="00313663"/>
    <w:rsid w:val="00315C01"/>
    <w:rsid w:val="003166C3"/>
    <w:rsid w:val="00320D09"/>
    <w:rsid w:val="00321688"/>
    <w:rsid w:val="00324C88"/>
    <w:rsid w:val="0032711E"/>
    <w:rsid w:val="00327ABE"/>
    <w:rsid w:val="003360D2"/>
    <w:rsid w:val="00337128"/>
    <w:rsid w:val="00341477"/>
    <w:rsid w:val="003519AC"/>
    <w:rsid w:val="00351FD5"/>
    <w:rsid w:val="00361B59"/>
    <w:rsid w:val="00363B50"/>
    <w:rsid w:val="00363E25"/>
    <w:rsid w:val="0036424A"/>
    <w:rsid w:val="00365011"/>
    <w:rsid w:val="00366F93"/>
    <w:rsid w:val="003725E6"/>
    <w:rsid w:val="00373A78"/>
    <w:rsid w:val="00373D96"/>
    <w:rsid w:val="00374D66"/>
    <w:rsid w:val="0037673C"/>
    <w:rsid w:val="003775B9"/>
    <w:rsid w:val="00377F84"/>
    <w:rsid w:val="00383EFE"/>
    <w:rsid w:val="00387046"/>
    <w:rsid w:val="00387C61"/>
    <w:rsid w:val="00394F0D"/>
    <w:rsid w:val="00397D54"/>
    <w:rsid w:val="003A0357"/>
    <w:rsid w:val="003A063E"/>
    <w:rsid w:val="003A0689"/>
    <w:rsid w:val="003A253D"/>
    <w:rsid w:val="003A44C9"/>
    <w:rsid w:val="003B2A08"/>
    <w:rsid w:val="003B5BE7"/>
    <w:rsid w:val="003C0BDD"/>
    <w:rsid w:val="003C1316"/>
    <w:rsid w:val="003C24F9"/>
    <w:rsid w:val="003C4AE8"/>
    <w:rsid w:val="003D14ED"/>
    <w:rsid w:val="003D29CB"/>
    <w:rsid w:val="003D4AAA"/>
    <w:rsid w:val="003D4B37"/>
    <w:rsid w:val="003D50C5"/>
    <w:rsid w:val="003D67EF"/>
    <w:rsid w:val="003E131E"/>
    <w:rsid w:val="003F0452"/>
    <w:rsid w:val="003F0B1C"/>
    <w:rsid w:val="003F10E6"/>
    <w:rsid w:val="0040000E"/>
    <w:rsid w:val="0040180B"/>
    <w:rsid w:val="004042C9"/>
    <w:rsid w:val="00412D64"/>
    <w:rsid w:val="004135FC"/>
    <w:rsid w:val="004165F7"/>
    <w:rsid w:val="004211BD"/>
    <w:rsid w:val="00421EDD"/>
    <w:rsid w:val="004221C9"/>
    <w:rsid w:val="00426C65"/>
    <w:rsid w:val="00427AC1"/>
    <w:rsid w:val="004308B6"/>
    <w:rsid w:val="00432C02"/>
    <w:rsid w:val="00435123"/>
    <w:rsid w:val="0044074A"/>
    <w:rsid w:val="00442471"/>
    <w:rsid w:val="0044333F"/>
    <w:rsid w:val="00443B63"/>
    <w:rsid w:val="00445466"/>
    <w:rsid w:val="00453234"/>
    <w:rsid w:val="00454947"/>
    <w:rsid w:val="00456535"/>
    <w:rsid w:val="00456D45"/>
    <w:rsid w:val="00460800"/>
    <w:rsid w:val="004615D6"/>
    <w:rsid w:val="00461BEC"/>
    <w:rsid w:val="00461FEC"/>
    <w:rsid w:val="00463482"/>
    <w:rsid w:val="004635D6"/>
    <w:rsid w:val="00463F83"/>
    <w:rsid w:val="004643B5"/>
    <w:rsid w:val="00464D54"/>
    <w:rsid w:val="00465E6C"/>
    <w:rsid w:val="00470536"/>
    <w:rsid w:val="00471E0F"/>
    <w:rsid w:val="0047408B"/>
    <w:rsid w:val="00477178"/>
    <w:rsid w:val="004800CA"/>
    <w:rsid w:val="00481EF6"/>
    <w:rsid w:val="00485621"/>
    <w:rsid w:val="0048784D"/>
    <w:rsid w:val="00491260"/>
    <w:rsid w:val="004976BC"/>
    <w:rsid w:val="00497C70"/>
    <w:rsid w:val="00497DCE"/>
    <w:rsid w:val="004A22D4"/>
    <w:rsid w:val="004A433F"/>
    <w:rsid w:val="004A4511"/>
    <w:rsid w:val="004B1885"/>
    <w:rsid w:val="004B21B7"/>
    <w:rsid w:val="004B618E"/>
    <w:rsid w:val="004C1B65"/>
    <w:rsid w:val="004C2C92"/>
    <w:rsid w:val="004C3183"/>
    <w:rsid w:val="004C4683"/>
    <w:rsid w:val="004C568E"/>
    <w:rsid w:val="004C700D"/>
    <w:rsid w:val="004C71E3"/>
    <w:rsid w:val="004D11EE"/>
    <w:rsid w:val="004D61FD"/>
    <w:rsid w:val="004E1CED"/>
    <w:rsid w:val="004E4A87"/>
    <w:rsid w:val="004F5B09"/>
    <w:rsid w:val="004F6202"/>
    <w:rsid w:val="00510D46"/>
    <w:rsid w:val="005110F8"/>
    <w:rsid w:val="005112D1"/>
    <w:rsid w:val="0051329E"/>
    <w:rsid w:val="00515FFD"/>
    <w:rsid w:val="00522452"/>
    <w:rsid w:val="00525826"/>
    <w:rsid w:val="00530732"/>
    <w:rsid w:val="00530BA4"/>
    <w:rsid w:val="0053187E"/>
    <w:rsid w:val="00536815"/>
    <w:rsid w:val="005401C6"/>
    <w:rsid w:val="0054369A"/>
    <w:rsid w:val="00546172"/>
    <w:rsid w:val="00551D46"/>
    <w:rsid w:val="00552773"/>
    <w:rsid w:val="005534D6"/>
    <w:rsid w:val="005562A5"/>
    <w:rsid w:val="00562C55"/>
    <w:rsid w:val="00563E2F"/>
    <w:rsid w:val="0057004D"/>
    <w:rsid w:val="00577CB1"/>
    <w:rsid w:val="00582427"/>
    <w:rsid w:val="00584D40"/>
    <w:rsid w:val="005945D0"/>
    <w:rsid w:val="005A33DA"/>
    <w:rsid w:val="005A7F27"/>
    <w:rsid w:val="005B2762"/>
    <w:rsid w:val="005B3288"/>
    <w:rsid w:val="005B4429"/>
    <w:rsid w:val="005B4898"/>
    <w:rsid w:val="005B59A1"/>
    <w:rsid w:val="005C35C2"/>
    <w:rsid w:val="005C3FCD"/>
    <w:rsid w:val="005C444D"/>
    <w:rsid w:val="005C4B7F"/>
    <w:rsid w:val="005D033C"/>
    <w:rsid w:val="005D26BF"/>
    <w:rsid w:val="005D43D6"/>
    <w:rsid w:val="005D5550"/>
    <w:rsid w:val="005D607F"/>
    <w:rsid w:val="005E148E"/>
    <w:rsid w:val="005E1E55"/>
    <w:rsid w:val="005E6A8A"/>
    <w:rsid w:val="005E734E"/>
    <w:rsid w:val="005E7662"/>
    <w:rsid w:val="005F28E8"/>
    <w:rsid w:val="005F4E7B"/>
    <w:rsid w:val="00600FEA"/>
    <w:rsid w:val="00605EC0"/>
    <w:rsid w:val="006077F6"/>
    <w:rsid w:val="00613197"/>
    <w:rsid w:val="00613BB2"/>
    <w:rsid w:val="00615D55"/>
    <w:rsid w:val="00617E47"/>
    <w:rsid w:val="00621DB2"/>
    <w:rsid w:val="00631160"/>
    <w:rsid w:val="0063200A"/>
    <w:rsid w:val="0063732F"/>
    <w:rsid w:val="00637FDB"/>
    <w:rsid w:val="00640E20"/>
    <w:rsid w:val="0064305D"/>
    <w:rsid w:val="00644FAA"/>
    <w:rsid w:val="006461D1"/>
    <w:rsid w:val="00650291"/>
    <w:rsid w:val="00657BCF"/>
    <w:rsid w:val="00661030"/>
    <w:rsid w:val="006625B3"/>
    <w:rsid w:val="006635B5"/>
    <w:rsid w:val="00664DA6"/>
    <w:rsid w:val="00666CBF"/>
    <w:rsid w:val="00674B83"/>
    <w:rsid w:val="006752C5"/>
    <w:rsid w:val="0067567D"/>
    <w:rsid w:val="006810E7"/>
    <w:rsid w:val="00683605"/>
    <w:rsid w:val="00690141"/>
    <w:rsid w:val="00690F12"/>
    <w:rsid w:val="006947A6"/>
    <w:rsid w:val="00694EE4"/>
    <w:rsid w:val="00697D65"/>
    <w:rsid w:val="006A06AF"/>
    <w:rsid w:val="006A514A"/>
    <w:rsid w:val="006A7946"/>
    <w:rsid w:val="006B066B"/>
    <w:rsid w:val="006B6231"/>
    <w:rsid w:val="006B659E"/>
    <w:rsid w:val="006C286F"/>
    <w:rsid w:val="006C2CAC"/>
    <w:rsid w:val="006C369F"/>
    <w:rsid w:val="006C3ECA"/>
    <w:rsid w:val="006C4440"/>
    <w:rsid w:val="006C7737"/>
    <w:rsid w:val="006D0739"/>
    <w:rsid w:val="006D114F"/>
    <w:rsid w:val="006D5803"/>
    <w:rsid w:val="006D6482"/>
    <w:rsid w:val="006D6BDA"/>
    <w:rsid w:val="006E11C2"/>
    <w:rsid w:val="006E26FE"/>
    <w:rsid w:val="006E3F1A"/>
    <w:rsid w:val="006E59BD"/>
    <w:rsid w:val="006F40B2"/>
    <w:rsid w:val="006F6B14"/>
    <w:rsid w:val="0070300E"/>
    <w:rsid w:val="00704560"/>
    <w:rsid w:val="00704AF2"/>
    <w:rsid w:val="007050D9"/>
    <w:rsid w:val="00710E35"/>
    <w:rsid w:val="00710E3F"/>
    <w:rsid w:val="007123F2"/>
    <w:rsid w:val="00713EBC"/>
    <w:rsid w:val="00715F22"/>
    <w:rsid w:val="00716352"/>
    <w:rsid w:val="00721862"/>
    <w:rsid w:val="00721D33"/>
    <w:rsid w:val="00722000"/>
    <w:rsid w:val="00723041"/>
    <w:rsid w:val="007241F5"/>
    <w:rsid w:val="00726737"/>
    <w:rsid w:val="00730E00"/>
    <w:rsid w:val="00733B4A"/>
    <w:rsid w:val="00743042"/>
    <w:rsid w:val="007547E4"/>
    <w:rsid w:val="007574DC"/>
    <w:rsid w:val="007602F9"/>
    <w:rsid w:val="00762C30"/>
    <w:rsid w:val="007645C6"/>
    <w:rsid w:val="00772A5F"/>
    <w:rsid w:val="00772B94"/>
    <w:rsid w:val="00774A00"/>
    <w:rsid w:val="00774CC5"/>
    <w:rsid w:val="00775A07"/>
    <w:rsid w:val="00775BED"/>
    <w:rsid w:val="0077611A"/>
    <w:rsid w:val="00776B13"/>
    <w:rsid w:val="007778EC"/>
    <w:rsid w:val="00782824"/>
    <w:rsid w:val="00785294"/>
    <w:rsid w:val="00796C54"/>
    <w:rsid w:val="007A4249"/>
    <w:rsid w:val="007A573B"/>
    <w:rsid w:val="007A688C"/>
    <w:rsid w:val="007A7144"/>
    <w:rsid w:val="007B05D3"/>
    <w:rsid w:val="007B0D6C"/>
    <w:rsid w:val="007B4398"/>
    <w:rsid w:val="007B4B2D"/>
    <w:rsid w:val="007B5042"/>
    <w:rsid w:val="007C0BC7"/>
    <w:rsid w:val="007C1585"/>
    <w:rsid w:val="007C1E20"/>
    <w:rsid w:val="007C645F"/>
    <w:rsid w:val="007C6517"/>
    <w:rsid w:val="007E1218"/>
    <w:rsid w:val="007E140E"/>
    <w:rsid w:val="007E1452"/>
    <w:rsid w:val="007E5665"/>
    <w:rsid w:val="007F4D7A"/>
    <w:rsid w:val="007F5607"/>
    <w:rsid w:val="007F64A8"/>
    <w:rsid w:val="007F69EF"/>
    <w:rsid w:val="008009AD"/>
    <w:rsid w:val="00803785"/>
    <w:rsid w:val="00804768"/>
    <w:rsid w:val="008055D9"/>
    <w:rsid w:val="00806CFB"/>
    <w:rsid w:val="00806FBE"/>
    <w:rsid w:val="00807B5D"/>
    <w:rsid w:val="00811BD7"/>
    <w:rsid w:val="00817D95"/>
    <w:rsid w:val="008234B4"/>
    <w:rsid w:val="0082576B"/>
    <w:rsid w:val="0082749A"/>
    <w:rsid w:val="00831F20"/>
    <w:rsid w:val="00832394"/>
    <w:rsid w:val="008344EC"/>
    <w:rsid w:val="00841CB5"/>
    <w:rsid w:val="00842DA7"/>
    <w:rsid w:val="00850E8C"/>
    <w:rsid w:val="008518E8"/>
    <w:rsid w:val="00852CDE"/>
    <w:rsid w:val="00861B47"/>
    <w:rsid w:val="00862301"/>
    <w:rsid w:val="00862BCC"/>
    <w:rsid w:val="00863E5F"/>
    <w:rsid w:val="00866F29"/>
    <w:rsid w:val="0087085D"/>
    <w:rsid w:val="00871160"/>
    <w:rsid w:val="008770CA"/>
    <w:rsid w:val="00880603"/>
    <w:rsid w:val="00885DE1"/>
    <w:rsid w:val="008864EB"/>
    <w:rsid w:val="00887B5E"/>
    <w:rsid w:val="00890C47"/>
    <w:rsid w:val="00891C31"/>
    <w:rsid w:val="00892EA8"/>
    <w:rsid w:val="008945D0"/>
    <w:rsid w:val="0089543E"/>
    <w:rsid w:val="00896AF3"/>
    <w:rsid w:val="008A0E61"/>
    <w:rsid w:val="008A34F0"/>
    <w:rsid w:val="008A5F4B"/>
    <w:rsid w:val="008A7D77"/>
    <w:rsid w:val="008B39AA"/>
    <w:rsid w:val="008B6F03"/>
    <w:rsid w:val="008B7F36"/>
    <w:rsid w:val="008C034B"/>
    <w:rsid w:val="008C046D"/>
    <w:rsid w:val="008C0A82"/>
    <w:rsid w:val="008C0CD9"/>
    <w:rsid w:val="008C5232"/>
    <w:rsid w:val="008C644A"/>
    <w:rsid w:val="008C6CA4"/>
    <w:rsid w:val="008D2AEA"/>
    <w:rsid w:val="008E3325"/>
    <w:rsid w:val="008F058C"/>
    <w:rsid w:val="008F05C2"/>
    <w:rsid w:val="008F3AC5"/>
    <w:rsid w:val="008F4EEA"/>
    <w:rsid w:val="008F60AE"/>
    <w:rsid w:val="009011AE"/>
    <w:rsid w:val="00901C86"/>
    <w:rsid w:val="00902222"/>
    <w:rsid w:val="0090380A"/>
    <w:rsid w:val="00903D27"/>
    <w:rsid w:val="00906003"/>
    <w:rsid w:val="00911962"/>
    <w:rsid w:val="009122F8"/>
    <w:rsid w:val="00913BFD"/>
    <w:rsid w:val="00914330"/>
    <w:rsid w:val="00916C71"/>
    <w:rsid w:val="00916FB1"/>
    <w:rsid w:val="009175BF"/>
    <w:rsid w:val="00917F89"/>
    <w:rsid w:val="00920CC7"/>
    <w:rsid w:val="00921452"/>
    <w:rsid w:val="00921576"/>
    <w:rsid w:val="0092255A"/>
    <w:rsid w:val="00925EB5"/>
    <w:rsid w:val="009303D9"/>
    <w:rsid w:val="009342F7"/>
    <w:rsid w:val="0093571D"/>
    <w:rsid w:val="0093574A"/>
    <w:rsid w:val="00935C9C"/>
    <w:rsid w:val="009368E9"/>
    <w:rsid w:val="00937960"/>
    <w:rsid w:val="00952669"/>
    <w:rsid w:val="009560E4"/>
    <w:rsid w:val="009606AF"/>
    <w:rsid w:val="00960CD9"/>
    <w:rsid w:val="009651C5"/>
    <w:rsid w:val="0096550E"/>
    <w:rsid w:val="00965DF3"/>
    <w:rsid w:val="0096784A"/>
    <w:rsid w:val="009713DC"/>
    <w:rsid w:val="00972A5F"/>
    <w:rsid w:val="009735ED"/>
    <w:rsid w:val="00976FC2"/>
    <w:rsid w:val="009800AB"/>
    <w:rsid w:val="0098274C"/>
    <w:rsid w:val="00985AB6"/>
    <w:rsid w:val="00990E00"/>
    <w:rsid w:val="009929C4"/>
    <w:rsid w:val="00992CC9"/>
    <w:rsid w:val="0099599F"/>
    <w:rsid w:val="0099726C"/>
    <w:rsid w:val="009A06A1"/>
    <w:rsid w:val="009A2E4B"/>
    <w:rsid w:val="009A504B"/>
    <w:rsid w:val="009A6322"/>
    <w:rsid w:val="009A7913"/>
    <w:rsid w:val="009B3828"/>
    <w:rsid w:val="009B4FD8"/>
    <w:rsid w:val="009C143A"/>
    <w:rsid w:val="009C459D"/>
    <w:rsid w:val="009D0463"/>
    <w:rsid w:val="009D3943"/>
    <w:rsid w:val="009D42F2"/>
    <w:rsid w:val="009D433E"/>
    <w:rsid w:val="009D6198"/>
    <w:rsid w:val="009D763E"/>
    <w:rsid w:val="009E2D97"/>
    <w:rsid w:val="009F025D"/>
    <w:rsid w:val="009F2D95"/>
    <w:rsid w:val="00A04FB3"/>
    <w:rsid w:val="00A0794E"/>
    <w:rsid w:val="00A13685"/>
    <w:rsid w:val="00A14731"/>
    <w:rsid w:val="00A155CA"/>
    <w:rsid w:val="00A271E5"/>
    <w:rsid w:val="00A27AD1"/>
    <w:rsid w:val="00A30859"/>
    <w:rsid w:val="00A314DF"/>
    <w:rsid w:val="00A354D4"/>
    <w:rsid w:val="00A36EF1"/>
    <w:rsid w:val="00A40B37"/>
    <w:rsid w:val="00A40FF8"/>
    <w:rsid w:val="00A41E8F"/>
    <w:rsid w:val="00A44982"/>
    <w:rsid w:val="00A450E8"/>
    <w:rsid w:val="00A50D25"/>
    <w:rsid w:val="00A5319B"/>
    <w:rsid w:val="00A55914"/>
    <w:rsid w:val="00A56714"/>
    <w:rsid w:val="00A57BA6"/>
    <w:rsid w:val="00A61999"/>
    <w:rsid w:val="00A66343"/>
    <w:rsid w:val="00A71970"/>
    <w:rsid w:val="00A769D5"/>
    <w:rsid w:val="00A76D10"/>
    <w:rsid w:val="00A84CDB"/>
    <w:rsid w:val="00A8736B"/>
    <w:rsid w:val="00A87F5A"/>
    <w:rsid w:val="00A92D61"/>
    <w:rsid w:val="00A95677"/>
    <w:rsid w:val="00A96A66"/>
    <w:rsid w:val="00AA1072"/>
    <w:rsid w:val="00AA11FA"/>
    <w:rsid w:val="00AA12AD"/>
    <w:rsid w:val="00AA6AEF"/>
    <w:rsid w:val="00AA791D"/>
    <w:rsid w:val="00AC2336"/>
    <w:rsid w:val="00AC5083"/>
    <w:rsid w:val="00AC610C"/>
    <w:rsid w:val="00AD28F8"/>
    <w:rsid w:val="00AD2F8B"/>
    <w:rsid w:val="00AD38C5"/>
    <w:rsid w:val="00AD6037"/>
    <w:rsid w:val="00AD7BF0"/>
    <w:rsid w:val="00AE097E"/>
    <w:rsid w:val="00AE1828"/>
    <w:rsid w:val="00AE28BD"/>
    <w:rsid w:val="00AE2D11"/>
    <w:rsid w:val="00B00FFD"/>
    <w:rsid w:val="00B04A5B"/>
    <w:rsid w:val="00B13F64"/>
    <w:rsid w:val="00B20ADE"/>
    <w:rsid w:val="00B22840"/>
    <w:rsid w:val="00B23246"/>
    <w:rsid w:val="00B37F65"/>
    <w:rsid w:val="00B40082"/>
    <w:rsid w:val="00B40148"/>
    <w:rsid w:val="00B410DE"/>
    <w:rsid w:val="00B47DF5"/>
    <w:rsid w:val="00B5328F"/>
    <w:rsid w:val="00B537F6"/>
    <w:rsid w:val="00B54D7B"/>
    <w:rsid w:val="00B57BE7"/>
    <w:rsid w:val="00B61401"/>
    <w:rsid w:val="00B62774"/>
    <w:rsid w:val="00B629B4"/>
    <w:rsid w:val="00B63BEC"/>
    <w:rsid w:val="00B64163"/>
    <w:rsid w:val="00B7542C"/>
    <w:rsid w:val="00B75693"/>
    <w:rsid w:val="00B82CBB"/>
    <w:rsid w:val="00B85291"/>
    <w:rsid w:val="00B903E9"/>
    <w:rsid w:val="00B94B50"/>
    <w:rsid w:val="00B95286"/>
    <w:rsid w:val="00B972A6"/>
    <w:rsid w:val="00BA3864"/>
    <w:rsid w:val="00BA50E7"/>
    <w:rsid w:val="00BA6D85"/>
    <w:rsid w:val="00BB555D"/>
    <w:rsid w:val="00BC043A"/>
    <w:rsid w:val="00BC18B3"/>
    <w:rsid w:val="00BC47C1"/>
    <w:rsid w:val="00BC7A56"/>
    <w:rsid w:val="00BE200B"/>
    <w:rsid w:val="00BE2540"/>
    <w:rsid w:val="00BE3100"/>
    <w:rsid w:val="00BF1F57"/>
    <w:rsid w:val="00BF30DE"/>
    <w:rsid w:val="00BF3C1C"/>
    <w:rsid w:val="00C00B77"/>
    <w:rsid w:val="00C019DC"/>
    <w:rsid w:val="00C035D2"/>
    <w:rsid w:val="00C1002C"/>
    <w:rsid w:val="00C101C2"/>
    <w:rsid w:val="00C10B49"/>
    <w:rsid w:val="00C11901"/>
    <w:rsid w:val="00C20FC0"/>
    <w:rsid w:val="00C21D48"/>
    <w:rsid w:val="00C26D27"/>
    <w:rsid w:val="00C275A0"/>
    <w:rsid w:val="00C27A89"/>
    <w:rsid w:val="00C30F8A"/>
    <w:rsid w:val="00C3619B"/>
    <w:rsid w:val="00C3651F"/>
    <w:rsid w:val="00C42125"/>
    <w:rsid w:val="00C4246F"/>
    <w:rsid w:val="00C4715F"/>
    <w:rsid w:val="00C474E8"/>
    <w:rsid w:val="00C5173B"/>
    <w:rsid w:val="00C53681"/>
    <w:rsid w:val="00C53E7C"/>
    <w:rsid w:val="00C54167"/>
    <w:rsid w:val="00C57B8E"/>
    <w:rsid w:val="00C614B9"/>
    <w:rsid w:val="00C6772D"/>
    <w:rsid w:val="00C70A8A"/>
    <w:rsid w:val="00C751DC"/>
    <w:rsid w:val="00C90253"/>
    <w:rsid w:val="00C96766"/>
    <w:rsid w:val="00C97C37"/>
    <w:rsid w:val="00CA14ED"/>
    <w:rsid w:val="00CA24A3"/>
    <w:rsid w:val="00CA3C5D"/>
    <w:rsid w:val="00CA7D17"/>
    <w:rsid w:val="00CB478B"/>
    <w:rsid w:val="00CB514F"/>
    <w:rsid w:val="00CC1305"/>
    <w:rsid w:val="00CC3310"/>
    <w:rsid w:val="00CC4D90"/>
    <w:rsid w:val="00CD0583"/>
    <w:rsid w:val="00CD4036"/>
    <w:rsid w:val="00CD5258"/>
    <w:rsid w:val="00CE03C3"/>
    <w:rsid w:val="00CE19E8"/>
    <w:rsid w:val="00CE68C7"/>
    <w:rsid w:val="00CE69DD"/>
    <w:rsid w:val="00CE7E4A"/>
    <w:rsid w:val="00CF134E"/>
    <w:rsid w:val="00CF25A7"/>
    <w:rsid w:val="00CF3403"/>
    <w:rsid w:val="00CF70B8"/>
    <w:rsid w:val="00CF7511"/>
    <w:rsid w:val="00D000E7"/>
    <w:rsid w:val="00D033E2"/>
    <w:rsid w:val="00D053C8"/>
    <w:rsid w:val="00D07111"/>
    <w:rsid w:val="00D072FA"/>
    <w:rsid w:val="00D142EA"/>
    <w:rsid w:val="00D1455D"/>
    <w:rsid w:val="00D21715"/>
    <w:rsid w:val="00D24336"/>
    <w:rsid w:val="00D302A1"/>
    <w:rsid w:val="00D30C9F"/>
    <w:rsid w:val="00D32A08"/>
    <w:rsid w:val="00D334A4"/>
    <w:rsid w:val="00D34700"/>
    <w:rsid w:val="00D34824"/>
    <w:rsid w:val="00D35C16"/>
    <w:rsid w:val="00D37483"/>
    <w:rsid w:val="00D43582"/>
    <w:rsid w:val="00D45473"/>
    <w:rsid w:val="00D505D9"/>
    <w:rsid w:val="00D51D7A"/>
    <w:rsid w:val="00D548D8"/>
    <w:rsid w:val="00D54EDB"/>
    <w:rsid w:val="00D60ED2"/>
    <w:rsid w:val="00D61570"/>
    <w:rsid w:val="00D61B20"/>
    <w:rsid w:val="00D71522"/>
    <w:rsid w:val="00D7354D"/>
    <w:rsid w:val="00D743D4"/>
    <w:rsid w:val="00D75915"/>
    <w:rsid w:val="00D81A61"/>
    <w:rsid w:val="00D84B42"/>
    <w:rsid w:val="00D8522E"/>
    <w:rsid w:val="00D855B7"/>
    <w:rsid w:val="00D9323C"/>
    <w:rsid w:val="00D9763A"/>
    <w:rsid w:val="00D97F89"/>
    <w:rsid w:val="00DA008E"/>
    <w:rsid w:val="00DA2216"/>
    <w:rsid w:val="00DB05A5"/>
    <w:rsid w:val="00DB197A"/>
    <w:rsid w:val="00DB30A3"/>
    <w:rsid w:val="00DB64D2"/>
    <w:rsid w:val="00DC2F57"/>
    <w:rsid w:val="00DC7E64"/>
    <w:rsid w:val="00DD0325"/>
    <w:rsid w:val="00DD21CD"/>
    <w:rsid w:val="00DD3642"/>
    <w:rsid w:val="00DD5085"/>
    <w:rsid w:val="00DD647C"/>
    <w:rsid w:val="00DD6B74"/>
    <w:rsid w:val="00DE11D4"/>
    <w:rsid w:val="00DE2E04"/>
    <w:rsid w:val="00DE32E9"/>
    <w:rsid w:val="00DE612F"/>
    <w:rsid w:val="00DF079E"/>
    <w:rsid w:val="00DF148F"/>
    <w:rsid w:val="00DF21C2"/>
    <w:rsid w:val="00DF2B0A"/>
    <w:rsid w:val="00DF4EFB"/>
    <w:rsid w:val="00DF6665"/>
    <w:rsid w:val="00E01E28"/>
    <w:rsid w:val="00E0296C"/>
    <w:rsid w:val="00E0480A"/>
    <w:rsid w:val="00E05B1A"/>
    <w:rsid w:val="00E11167"/>
    <w:rsid w:val="00E1215F"/>
    <w:rsid w:val="00E16026"/>
    <w:rsid w:val="00E17DEC"/>
    <w:rsid w:val="00E202DB"/>
    <w:rsid w:val="00E20A5D"/>
    <w:rsid w:val="00E22CF1"/>
    <w:rsid w:val="00E24A55"/>
    <w:rsid w:val="00E250D8"/>
    <w:rsid w:val="00E27C70"/>
    <w:rsid w:val="00E301DC"/>
    <w:rsid w:val="00E31B81"/>
    <w:rsid w:val="00E3647D"/>
    <w:rsid w:val="00E36E64"/>
    <w:rsid w:val="00E40774"/>
    <w:rsid w:val="00E43A0E"/>
    <w:rsid w:val="00E50AAC"/>
    <w:rsid w:val="00E51CF4"/>
    <w:rsid w:val="00E52FD6"/>
    <w:rsid w:val="00E57BFA"/>
    <w:rsid w:val="00E6438A"/>
    <w:rsid w:val="00E73AAF"/>
    <w:rsid w:val="00E73B4D"/>
    <w:rsid w:val="00E73BD4"/>
    <w:rsid w:val="00E742A1"/>
    <w:rsid w:val="00E744E0"/>
    <w:rsid w:val="00E74EE5"/>
    <w:rsid w:val="00E7710D"/>
    <w:rsid w:val="00E77505"/>
    <w:rsid w:val="00E77F02"/>
    <w:rsid w:val="00E80438"/>
    <w:rsid w:val="00E816C1"/>
    <w:rsid w:val="00E82448"/>
    <w:rsid w:val="00E83901"/>
    <w:rsid w:val="00E83B8F"/>
    <w:rsid w:val="00E94680"/>
    <w:rsid w:val="00E96628"/>
    <w:rsid w:val="00E966BA"/>
    <w:rsid w:val="00EA1363"/>
    <w:rsid w:val="00EA22AF"/>
    <w:rsid w:val="00EA4405"/>
    <w:rsid w:val="00EA4624"/>
    <w:rsid w:val="00EA71C5"/>
    <w:rsid w:val="00EB4BBB"/>
    <w:rsid w:val="00EB6E5F"/>
    <w:rsid w:val="00EB74E5"/>
    <w:rsid w:val="00EB7941"/>
    <w:rsid w:val="00EC0BCE"/>
    <w:rsid w:val="00EC0D42"/>
    <w:rsid w:val="00ED3D6D"/>
    <w:rsid w:val="00ED4303"/>
    <w:rsid w:val="00ED5EF3"/>
    <w:rsid w:val="00EE20CF"/>
    <w:rsid w:val="00EE4217"/>
    <w:rsid w:val="00EE4DA4"/>
    <w:rsid w:val="00EE5F58"/>
    <w:rsid w:val="00EE7346"/>
    <w:rsid w:val="00EE7D7B"/>
    <w:rsid w:val="00EF0FB5"/>
    <w:rsid w:val="00EF6FB4"/>
    <w:rsid w:val="00F00195"/>
    <w:rsid w:val="00F00C4D"/>
    <w:rsid w:val="00F02BF2"/>
    <w:rsid w:val="00F035E5"/>
    <w:rsid w:val="00F076DC"/>
    <w:rsid w:val="00F129A6"/>
    <w:rsid w:val="00F13483"/>
    <w:rsid w:val="00F20A1A"/>
    <w:rsid w:val="00F21E3D"/>
    <w:rsid w:val="00F235A0"/>
    <w:rsid w:val="00F2451B"/>
    <w:rsid w:val="00F25555"/>
    <w:rsid w:val="00F25641"/>
    <w:rsid w:val="00F27A7E"/>
    <w:rsid w:val="00F3579A"/>
    <w:rsid w:val="00F40E4C"/>
    <w:rsid w:val="00F43AE5"/>
    <w:rsid w:val="00F44448"/>
    <w:rsid w:val="00F44D2B"/>
    <w:rsid w:val="00F467BF"/>
    <w:rsid w:val="00F46C49"/>
    <w:rsid w:val="00F479CE"/>
    <w:rsid w:val="00F50B1B"/>
    <w:rsid w:val="00F515A6"/>
    <w:rsid w:val="00F55B4E"/>
    <w:rsid w:val="00F6103A"/>
    <w:rsid w:val="00F611C6"/>
    <w:rsid w:val="00F6155D"/>
    <w:rsid w:val="00F62A02"/>
    <w:rsid w:val="00F6425A"/>
    <w:rsid w:val="00F649EC"/>
    <w:rsid w:val="00F65781"/>
    <w:rsid w:val="00F66B61"/>
    <w:rsid w:val="00F670CA"/>
    <w:rsid w:val="00F70BF1"/>
    <w:rsid w:val="00F72D0D"/>
    <w:rsid w:val="00F7530A"/>
    <w:rsid w:val="00F779F3"/>
    <w:rsid w:val="00F809E5"/>
    <w:rsid w:val="00F82641"/>
    <w:rsid w:val="00F84646"/>
    <w:rsid w:val="00F871CE"/>
    <w:rsid w:val="00F90169"/>
    <w:rsid w:val="00F915F0"/>
    <w:rsid w:val="00F941F8"/>
    <w:rsid w:val="00F94AFE"/>
    <w:rsid w:val="00FA459C"/>
    <w:rsid w:val="00FB03CF"/>
    <w:rsid w:val="00FB159E"/>
    <w:rsid w:val="00FB4ADD"/>
    <w:rsid w:val="00FB7F09"/>
    <w:rsid w:val="00FC0F96"/>
    <w:rsid w:val="00FC1216"/>
    <w:rsid w:val="00FC1EFA"/>
    <w:rsid w:val="00FC2CC5"/>
    <w:rsid w:val="00FC5138"/>
    <w:rsid w:val="00FC5703"/>
    <w:rsid w:val="00FD3939"/>
    <w:rsid w:val="00FD6D65"/>
    <w:rsid w:val="00FD7008"/>
    <w:rsid w:val="00FE0162"/>
    <w:rsid w:val="00FF68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680FF594"/>
  <w15:docId w15:val="{C86BE11D-283D-43C7-9E56-4EFE351B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83"/>
    <w:pPr>
      <w:spacing w:before="240" w:after="120"/>
    </w:pPr>
    <w:rPr>
      <w:rFonts w:ascii="Arial" w:hAnsi="Arial"/>
      <w:sz w:val="22"/>
      <w:szCs w:val="24"/>
    </w:rPr>
  </w:style>
  <w:style w:type="paragraph" w:styleId="Heading1">
    <w:name w:val="heading 1"/>
    <w:basedOn w:val="Normal"/>
    <w:next w:val="Normal"/>
    <w:link w:val="Heading1Char"/>
    <w:qFormat/>
    <w:rsid w:val="005D43D6"/>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5D43D6"/>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5D43D6"/>
    <w:pPr>
      <w:numPr>
        <w:ilvl w:val="2"/>
      </w:numPr>
      <w:contextualSpacing/>
      <w:outlineLvl w:val="2"/>
    </w:pPr>
    <w:rPr>
      <w:b w:val="0"/>
      <w:bCs w:val="0"/>
      <w:iCs w:val="0"/>
      <w:sz w:val="24"/>
    </w:rPr>
  </w:style>
  <w:style w:type="paragraph" w:styleId="Heading4">
    <w:name w:val="heading 4"/>
    <w:next w:val="Normal"/>
    <w:qFormat/>
    <w:rsid w:val="005D43D6"/>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link w:val="Heading5Char"/>
    <w:qFormat/>
    <w:rsid w:val="005D43D6"/>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link w:val="Heading6Char"/>
    <w:qFormat/>
    <w:rsid w:val="005D43D6"/>
    <w:pPr>
      <w:outlineLvl w:val="5"/>
    </w:pPr>
    <w:rPr>
      <w:bCs/>
      <w:sz w:val="24"/>
      <w:szCs w:val="24"/>
      <w:lang w:eastAsia="en-US"/>
    </w:rPr>
  </w:style>
  <w:style w:type="paragraph" w:styleId="Heading7">
    <w:name w:val="heading 7"/>
    <w:basedOn w:val="Normal"/>
    <w:next w:val="Normal"/>
    <w:qFormat/>
    <w:rsid w:val="005D43D6"/>
    <w:pPr>
      <w:spacing w:after="60"/>
      <w:outlineLvl w:val="6"/>
    </w:pPr>
    <w:rPr>
      <w:b/>
    </w:rPr>
  </w:style>
  <w:style w:type="paragraph" w:styleId="Heading8">
    <w:name w:val="heading 8"/>
    <w:basedOn w:val="Normal"/>
    <w:next w:val="Normal"/>
    <w:qFormat/>
    <w:rsid w:val="005D43D6"/>
    <w:pPr>
      <w:spacing w:after="60"/>
      <w:outlineLvl w:val="7"/>
    </w:pPr>
    <w:rPr>
      <w:b/>
      <w:iCs/>
    </w:rPr>
  </w:style>
  <w:style w:type="paragraph" w:styleId="Heading9">
    <w:name w:val="heading 9"/>
    <w:basedOn w:val="Normal"/>
    <w:next w:val="Normal"/>
    <w:qFormat/>
    <w:rsid w:val="005D43D6"/>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D43D6"/>
    <w:pPr>
      <w:tabs>
        <w:tab w:val="left" w:pos="792"/>
      </w:tabs>
      <w:adjustRightInd w:val="0"/>
      <w:snapToGrid w:val="0"/>
    </w:pPr>
    <w:rPr>
      <w:rFonts w:eastAsia="Arial Unicode MS"/>
      <w:lang w:eastAsia="zh-CN"/>
    </w:rPr>
  </w:style>
  <w:style w:type="paragraph" w:styleId="Footer">
    <w:name w:val="footer"/>
    <w:link w:val="FooterChar"/>
    <w:uiPriority w:val="99"/>
    <w:rsid w:val="005D43D6"/>
    <w:pPr>
      <w:pBdr>
        <w:top w:val="single" w:sz="4" w:space="1" w:color="auto"/>
      </w:pBdr>
      <w:tabs>
        <w:tab w:val="right" w:pos="10224"/>
      </w:tabs>
      <w:adjustRightInd w:val="0"/>
      <w:snapToGrid w:val="0"/>
    </w:pPr>
    <w:rPr>
      <w:rFonts w:ascii="Arial" w:hAnsi="Arial"/>
      <w:szCs w:val="24"/>
    </w:rPr>
  </w:style>
  <w:style w:type="paragraph" w:customStyle="1" w:styleId="Bullet1">
    <w:name w:val="Bullet 1"/>
    <w:semiHidden/>
    <w:rsid w:val="007241F5"/>
    <w:pPr>
      <w:numPr>
        <w:numId w:val="11"/>
      </w:numPr>
      <w:tabs>
        <w:tab w:val="left" w:pos="1008"/>
      </w:tabs>
      <w:adjustRightInd w:val="0"/>
      <w:snapToGrid w:val="0"/>
      <w:spacing w:before="120" w:after="120"/>
      <w:contextualSpacing/>
    </w:pPr>
    <w:rPr>
      <w:rFonts w:ascii="Arial" w:eastAsia="Arial Unicode MS" w:hAnsi="Arial"/>
      <w:sz w:val="22"/>
      <w:szCs w:val="24"/>
      <w:lang w:eastAsia="zh-CN"/>
    </w:rPr>
  </w:style>
  <w:style w:type="table" w:styleId="TableGrid1">
    <w:name w:val="Table Grid 1"/>
    <w:basedOn w:val="TableNormal"/>
    <w:semiHidden/>
    <w:rsid w:val="005D43D6"/>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qFormat/>
    <w:rsid w:val="005D43D6"/>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5D43D6"/>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5D43D6"/>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5D43D6"/>
    <w:rPr>
      <w:rFonts w:ascii="Arial" w:hAnsi="Arial"/>
      <w:color w:val="0000FF"/>
      <w:sz w:val="22"/>
      <w:u w:val="single"/>
    </w:rPr>
  </w:style>
  <w:style w:type="paragraph" w:styleId="TOC3">
    <w:name w:val="toc 3"/>
    <w:basedOn w:val="Normal"/>
    <w:next w:val="Normal"/>
    <w:autoRedefine/>
    <w:semiHidden/>
    <w:rsid w:val="005D43D6"/>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5D43D6"/>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5D43D6"/>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5D43D6"/>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5D43D6"/>
    <w:pPr>
      <w:ind w:left="1680"/>
    </w:pPr>
  </w:style>
  <w:style w:type="paragraph" w:styleId="TOC9">
    <w:name w:val="toc 9"/>
    <w:basedOn w:val="Normal"/>
    <w:next w:val="Normal"/>
    <w:autoRedefine/>
    <w:semiHidden/>
    <w:rsid w:val="005D43D6"/>
    <w:pPr>
      <w:ind w:left="1920"/>
    </w:pPr>
  </w:style>
  <w:style w:type="paragraph" w:customStyle="1" w:styleId="HeadingTOC">
    <w:name w:val="Heading TOC"/>
    <w:semiHidden/>
    <w:rsid w:val="005D43D6"/>
    <w:pPr>
      <w:pageBreakBefore/>
      <w:spacing w:after="240"/>
    </w:pPr>
    <w:rPr>
      <w:rFonts w:ascii="Arial" w:hAnsi="Arial"/>
      <w:b/>
      <w:bCs/>
      <w:kern w:val="32"/>
      <w:sz w:val="32"/>
      <w:szCs w:val="32"/>
    </w:rPr>
  </w:style>
  <w:style w:type="paragraph" w:styleId="Header">
    <w:name w:val="header"/>
    <w:basedOn w:val="Normal"/>
    <w:semiHidden/>
    <w:rsid w:val="005D43D6"/>
    <w:pPr>
      <w:tabs>
        <w:tab w:val="center" w:pos="4320"/>
        <w:tab w:val="right" w:pos="8640"/>
      </w:tabs>
      <w:spacing w:before="120"/>
    </w:pPr>
    <w:rPr>
      <w:sz w:val="20"/>
    </w:rPr>
  </w:style>
  <w:style w:type="paragraph" w:styleId="Caption">
    <w:name w:val="caption"/>
    <w:basedOn w:val="Normal"/>
    <w:next w:val="Normal"/>
    <w:qFormat/>
    <w:rsid w:val="005D43D6"/>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5D43D6"/>
    <w:pPr>
      <w:keepLines/>
      <w:numPr>
        <w:numId w:val="10"/>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5D43D6"/>
    <w:pPr>
      <w:keepLines/>
      <w:spacing w:before="60" w:after="60"/>
    </w:pPr>
    <w:rPr>
      <w:rFonts w:ascii="Arial" w:eastAsia="SimSun" w:hAnsi="Arial"/>
      <w:lang w:eastAsia="zh-CN"/>
    </w:rPr>
  </w:style>
  <w:style w:type="paragraph" w:customStyle="1" w:styleId="InformationBoxTitle">
    <w:name w:val="Information Box Title"/>
    <w:next w:val="InformationBoxBody"/>
    <w:rsid w:val="005D43D6"/>
    <w:pPr>
      <w:keepNext/>
      <w:keepLines/>
      <w:spacing w:before="60"/>
    </w:pPr>
    <w:rPr>
      <w:rFonts w:ascii="Arial" w:eastAsia="SimSun" w:hAnsi="Arial"/>
      <w:b/>
      <w:lang w:eastAsia="zh-CN"/>
    </w:rPr>
  </w:style>
  <w:style w:type="paragraph" w:customStyle="1" w:styleId="TableText">
    <w:name w:val="Table Text"/>
    <w:basedOn w:val="Normal"/>
    <w:uiPriority w:val="99"/>
    <w:rsid w:val="005D43D6"/>
    <w:pPr>
      <w:keepLines/>
      <w:spacing w:before="120"/>
    </w:pPr>
    <w:rPr>
      <w:rFonts w:eastAsia="SimSun"/>
      <w:lang w:eastAsia="zh-CN"/>
    </w:rPr>
  </w:style>
  <w:style w:type="paragraph" w:customStyle="1" w:styleId="Legal-1">
    <w:name w:val="Legal-1"/>
    <w:semiHidden/>
    <w:rsid w:val="005D43D6"/>
    <w:pPr>
      <w:spacing w:before="120" w:after="120" w:line="360" w:lineRule="auto"/>
      <w:ind w:left="5731"/>
    </w:pPr>
    <w:rPr>
      <w:rFonts w:eastAsia="SimSun"/>
      <w:sz w:val="16"/>
      <w:lang w:eastAsia="zh-CN"/>
    </w:rPr>
  </w:style>
  <w:style w:type="paragraph" w:customStyle="1" w:styleId="TableBullet">
    <w:name w:val="Table Bullet"/>
    <w:basedOn w:val="TableText"/>
    <w:semiHidden/>
    <w:rsid w:val="005D43D6"/>
    <w:pPr>
      <w:numPr>
        <w:numId w:val="3"/>
      </w:numPr>
    </w:pPr>
  </w:style>
  <w:style w:type="paragraph" w:customStyle="1" w:styleId="TableTitle">
    <w:name w:val="Table Title"/>
    <w:next w:val="TableText"/>
    <w:uiPriority w:val="99"/>
    <w:rsid w:val="005D43D6"/>
    <w:pPr>
      <w:keepNext/>
      <w:keepLines/>
      <w:jc w:val="center"/>
    </w:pPr>
    <w:rPr>
      <w:rFonts w:ascii="Arial" w:eastAsia="Arial Unicode MS" w:hAnsi="Arial"/>
      <w:b/>
      <w:sz w:val="22"/>
      <w:szCs w:val="24"/>
      <w:lang w:eastAsia="zh-CN"/>
    </w:rPr>
  </w:style>
  <w:style w:type="table" w:styleId="TableGrid2">
    <w:name w:val="Table Grid 2"/>
    <w:basedOn w:val="TableNormal"/>
    <w:rsid w:val="005D43D6"/>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Appendixheader">
    <w:name w:val="Appendix header"/>
    <w:basedOn w:val="Heading1"/>
    <w:semiHidden/>
    <w:rsid w:val="000658C7"/>
    <w:pPr>
      <w:numPr>
        <w:numId w:val="0"/>
      </w:numPr>
      <w:tabs>
        <w:tab w:val="num" w:pos="72"/>
      </w:tabs>
    </w:pPr>
    <w:rPr>
      <w:rFonts w:eastAsia="SimSun"/>
    </w:rPr>
  </w:style>
  <w:style w:type="paragraph" w:customStyle="1" w:styleId="Header-cover3">
    <w:name w:val="Header - cover 3"/>
    <w:basedOn w:val="Cover-Subtitle"/>
    <w:semiHidden/>
    <w:rsid w:val="005D43D6"/>
    <w:pPr>
      <w:spacing w:before="20" w:after="0"/>
      <w:ind w:right="0"/>
      <w:jc w:val="right"/>
    </w:pPr>
    <w:rPr>
      <w:bCs/>
      <w:i w:val="0"/>
      <w:snapToGrid w:val="0"/>
      <w:sz w:val="18"/>
    </w:rPr>
  </w:style>
  <w:style w:type="character" w:customStyle="1" w:styleId="Code-Characterstyle">
    <w:name w:val="Code - Character style"/>
    <w:semiHidden/>
    <w:rsid w:val="005D43D6"/>
    <w:rPr>
      <w:rFonts w:ascii="Courier New" w:hAnsi="Courier New"/>
    </w:rPr>
  </w:style>
  <w:style w:type="paragraph" w:customStyle="1" w:styleId="StepListContinued-nonumber">
    <w:name w:val="Step List Continued - no number"/>
    <w:basedOn w:val="StepListContno"/>
    <w:link w:val="StepListContinued-nonumberChar"/>
    <w:semiHidden/>
    <w:rsid w:val="00131FB2"/>
  </w:style>
  <w:style w:type="character" w:styleId="FollowedHyperlink">
    <w:name w:val="FollowedHyperlink"/>
    <w:semiHidden/>
    <w:rsid w:val="005D43D6"/>
    <w:rPr>
      <w:color w:val="800080"/>
      <w:u w:val="single"/>
    </w:rPr>
  </w:style>
  <w:style w:type="paragraph" w:styleId="ListBullet">
    <w:name w:val="List Bullet"/>
    <w:basedOn w:val="Normal"/>
    <w:rsid w:val="005D43D6"/>
    <w:pPr>
      <w:keepLines/>
      <w:numPr>
        <w:numId w:val="6"/>
      </w:numPr>
      <w:tabs>
        <w:tab w:val="left" w:pos="1800"/>
        <w:tab w:val="left" w:pos="2333"/>
        <w:tab w:val="left" w:pos="3024"/>
      </w:tabs>
      <w:spacing w:before="120"/>
      <w:ind w:right="432"/>
    </w:pPr>
  </w:style>
  <w:style w:type="paragraph" w:styleId="ListBullet2">
    <w:name w:val="List Bullet 2"/>
    <w:basedOn w:val="Normal"/>
    <w:link w:val="ListBullet2Char"/>
    <w:rsid w:val="005D43D6"/>
    <w:pPr>
      <w:keepLines/>
      <w:numPr>
        <w:ilvl w:val="1"/>
        <w:numId w:val="6"/>
      </w:numPr>
      <w:spacing w:before="120"/>
      <w:ind w:right="432"/>
    </w:pPr>
  </w:style>
  <w:style w:type="paragraph" w:styleId="ListBullet3">
    <w:name w:val="List Bullet 3"/>
    <w:basedOn w:val="Normal"/>
    <w:rsid w:val="005D43D6"/>
    <w:pPr>
      <w:numPr>
        <w:ilvl w:val="2"/>
        <w:numId w:val="6"/>
      </w:numPr>
      <w:spacing w:before="120"/>
    </w:pPr>
  </w:style>
  <w:style w:type="paragraph" w:customStyle="1" w:styleId="Code-Paragraphstyle">
    <w:name w:val="Code - Paragraph style"/>
    <w:basedOn w:val="Normal"/>
    <w:next w:val="Normal"/>
    <w:rsid w:val="005D43D6"/>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5D43D6"/>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customStyle="1" w:styleId="PoT">
    <w:name w:val="PoT"/>
    <w:basedOn w:val="Normal"/>
    <w:semiHidden/>
    <w:rsid w:val="005D43D6"/>
    <w:pPr>
      <w:snapToGrid w:val="0"/>
      <w:spacing w:after="60"/>
    </w:pPr>
    <w:rPr>
      <w:b/>
      <w:snapToGrid w:val="0"/>
    </w:rPr>
  </w:style>
  <w:style w:type="paragraph" w:customStyle="1" w:styleId="GeneralInstructions">
    <w:name w:val="General Instructions"/>
    <w:next w:val="BodyText"/>
    <w:semiHidden/>
    <w:rsid w:val="005D43D6"/>
    <w:pPr>
      <w:adjustRightInd w:val="0"/>
      <w:snapToGrid w:val="0"/>
      <w:spacing w:after="240"/>
    </w:pPr>
    <w:rPr>
      <w:rFonts w:ascii="Arial" w:eastAsia="SimSun" w:hAnsi="Arial"/>
      <w:color w:val="669900"/>
      <w:sz w:val="22"/>
      <w:szCs w:val="24"/>
      <w:lang w:eastAsia="zh-CN"/>
    </w:rPr>
  </w:style>
  <w:style w:type="numbering" w:styleId="111111">
    <w:name w:val="Outline List 2"/>
    <w:basedOn w:val="NoList"/>
    <w:uiPriority w:val="99"/>
    <w:semiHidden/>
    <w:rsid w:val="005D43D6"/>
    <w:pPr>
      <w:numPr>
        <w:numId w:val="7"/>
      </w:numPr>
    </w:pPr>
  </w:style>
  <w:style w:type="numbering" w:styleId="1ai">
    <w:name w:val="Outline List 1"/>
    <w:basedOn w:val="NoList"/>
    <w:semiHidden/>
    <w:rsid w:val="005D43D6"/>
    <w:pPr>
      <w:numPr>
        <w:numId w:val="8"/>
      </w:numPr>
    </w:pPr>
  </w:style>
  <w:style w:type="character" w:customStyle="1" w:styleId="ListBullet2Char">
    <w:name w:val="List Bullet 2 Char"/>
    <w:link w:val="ListBullet2"/>
    <w:rsid w:val="000658C7"/>
    <w:rPr>
      <w:rFonts w:ascii="Arial" w:hAnsi="Arial"/>
      <w:sz w:val="22"/>
      <w:szCs w:val="24"/>
    </w:rPr>
  </w:style>
  <w:style w:type="numbering" w:styleId="ArticleSection">
    <w:name w:val="Outline List 3"/>
    <w:basedOn w:val="NoList"/>
    <w:semiHidden/>
    <w:rsid w:val="005D43D6"/>
    <w:pPr>
      <w:numPr>
        <w:numId w:val="9"/>
      </w:numPr>
    </w:pPr>
  </w:style>
  <w:style w:type="paragraph" w:styleId="BalloonText">
    <w:name w:val="Balloon Text"/>
    <w:basedOn w:val="Normal"/>
    <w:semiHidden/>
    <w:rsid w:val="005D43D6"/>
    <w:rPr>
      <w:rFonts w:ascii="Tahoma" w:hAnsi="Tahoma" w:cs="Tahoma"/>
      <w:sz w:val="16"/>
      <w:szCs w:val="16"/>
    </w:rPr>
  </w:style>
  <w:style w:type="paragraph" w:customStyle="1" w:styleId="Bullet2">
    <w:name w:val="Bullet 2"/>
    <w:semiHidden/>
    <w:rsid w:val="007241F5"/>
    <w:pPr>
      <w:numPr>
        <w:numId w:val="12"/>
      </w:numPr>
      <w:spacing w:before="120" w:after="120"/>
      <w:contextualSpacing/>
    </w:pPr>
    <w:rPr>
      <w:rFonts w:ascii="Arial" w:eastAsia="SimSun" w:hAnsi="Arial"/>
      <w:sz w:val="22"/>
      <w:szCs w:val="24"/>
      <w:lang w:eastAsia="zh-CN"/>
    </w:rPr>
  </w:style>
  <w:style w:type="paragraph" w:styleId="BlockText">
    <w:name w:val="Block Text"/>
    <w:basedOn w:val="Normal"/>
    <w:semiHidden/>
    <w:rsid w:val="005D43D6"/>
    <w:pPr>
      <w:ind w:left="1440" w:right="1440"/>
    </w:pPr>
  </w:style>
  <w:style w:type="paragraph" w:styleId="BodyText2">
    <w:name w:val="Body Text 2"/>
    <w:basedOn w:val="Normal"/>
    <w:semiHidden/>
    <w:rsid w:val="005D43D6"/>
    <w:pPr>
      <w:spacing w:line="480" w:lineRule="auto"/>
    </w:pPr>
  </w:style>
  <w:style w:type="paragraph" w:styleId="BodyText3">
    <w:name w:val="Body Text 3"/>
    <w:basedOn w:val="Normal"/>
    <w:semiHidden/>
    <w:rsid w:val="005D43D6"/>
    <w:rPr>
      <w:sz w:val="16"/>
      <w:szCs w:val="16"/>
    </w:rPr>
  </w:style>
  <w:style w:type="paragraph" w:styleId="BodyTextFirstIndent">
    <w:name w:val="Body Text First Indent"/>
    <w:basedOn w:val="BodyText"/>
    <w:semiHidden/>
    <w:rsid w:val="005D43D6"/>
    <w:pPr>
      <w:tabs>
        <w:tab w:val="clear" w:pos="792"/>
      </w:tabs>
      <w:adjustRightInd/>
      <w:snapToGrid/>
      <w:ind w:firstLine="210"/>
    </w:pPr>
    <w:rPr>
      <w:rFonts w:eastAsia="Times New Roman"/>
      <w:lang w:eastAsia="en-US"/>
    </w:rPr>
  </w:style>
  <w:style w:type="paragraph" w:styleId="BodyTextIndent">
    <w:name w:val="Body Text Indent"/>
    <w:basedOn w:val="Normal"/>
    <w:semiHidden/>
    <w:rsid w:val="005D43D6"/>
    <w:pPr>
      <w:ind w:left="360"/>
    </w:pPr>
  </w:style>
  <w:style w:type="paragraph" w:styleId="BodyTextFirstIndent2">
    <w:name w:val="Body Text First Indent 2"/>
    <w:basedOn w:val="BodyTextIndent"/>
    <w:semiHidden/>
    <w:rsid w:val="005D43D6"/>
    <w:pPr>
      <w:ind w:firstLine="210"/>
    </w:pPr>
  </w:style>
  <w:style w:type="paragraph" w:styleId="BodyTextIndent2">
    <w:name w:val="Body Text Indent 2"/>
    <w:basedOn w:val="Normal"/>
    <w:semiHidden/>
    <w:rsid w:val="005D43D6"/>
    <w:pPr>
      <w:spacing w:line="480" w:lineRule="auto"/>
      <w:ind w:left="360"/>
    </w:pPr>
  </w:style>
  <w:style w:type="paragraph" w:styleId="BodyTextIndent3">
    <w:name w:val="Body Text Indent 3"/>
    <w:basedOn w:val="Normal"/>
    <w:semiHidden/>
    <w:rsid w:val="005D43D6"/>
    <w:pPr>
      <w:ind w:left="360"/>
    </w:pPr>
    <w:rPr>
      <w:sz w:val="16"/>
      <w:szCs w:val="16"/>
    </w:rPr>
  </w:style>
  <w:style w:type="paragraph" w:customStyle="1" w:styleId="Footer-cover">
    <w:name w:val="Footer - cover"/>
    <w:basedOn w:val="Normal"/>
    <w:semiHidden/>
    <w:rsid w:val="005D43D6"/>
    <w:pPr>
      <w:adjustRightInd w:val="0"/>
      <w:snapToGrid w:val="0"/>
      <w:spacing w:before="60" w:after="60"/>
    </w:pPr>
    <w:rPr>
      <w:sz w:val="16"/>
      <w:szCs w:val="17"/>
    </w:rPr>
  </w:style>
  <w:style w:type="paragraph" w:styleId="EnvelopeAddress">
    <w:name w:val="envelope address"/>
    <w:basedOn w:val="Normal"/>
    <w:semiHidden/>
    <w:rsid w:val="005D43D6"/>
    <w:pPr>
      <w:framePr w:w="7920" w:h="1980" w:hRule="exact" w:hSpace="180" w:wrap="auto" w:hAnchor="page" w:xAlign="center" w:yAlign="bottom"/>
      <w:ind w:left="2880"/>
    </w:pPr>
    <w:rPr>
      <w:rFonts w:cs="Arial"/>
      <w:sz w:val="24"/>
    </w:rPr>
  </w:style>
  <w:style w:type="paragraph" w:customStyle="1" w:styleId="Header-cover">
    <w:name w:val="Header - cover"/>
    <w:basedOn w:val="Header"/>
    <w:semiHidden/>
    <w:rsid w:val="00131FB2"/>
    <w:pPr>
      <w:keepNext/>
      <w:snapToGrid w:val="0"/>
      <w:spacing w:before="0" w:after="0"/>
    </w:pPr>
    <w:rPr>
      <w:rFonts w:ascii="Arial Bold" w:hAnsi="Arial Bold"/>
      <w:b/>
      <w:bCs/>
      <w:snapToGrid w:val="0"/>
      <w:spacing w:val="-20"/>
    </w:rPr>
  </w:style>
  <w:style w:type="paragraph" w:customStyle="1" w:styleId="Bullet3">
    <w:name w:val="Bullet 3"/>
    <w:basedOn w:val="Normal"/>
    <w:semiHidden/>
    <w:rsid w:val="007241F5"/>
    <w:pPr>
      <w:numPr>
        <w:numId w:val="13"/>
      </w:numPr>
      <w:adjustRightInd w:val="0"/>
      <w:snapToGrid w:val="0"/>
      <w:contextualSpacing/>
    </w:pPr>
    <w:rPr>
      <w:rFonts w:eastAsia="Arial Unicode MS"/>
      <w:lang w:eastAsia="zh-CN"/>
    </w:rPr>
  </w:style>
  <w:style w:type="paragraph" w:customStyle="1" w:styleId="Bullet4">
    <w:name w:val="Bullet 4"/>
    <w:basedOn w:val="Normal"/>
    <w:semiHidden/>
    <w:rsid w:val="007241F5"/>
    <w:rPr>
      <w:rFonts w:eastAsia="SimSun"/>
      <w:lang w:eastAsia="zh-CN"/>
    </w:rPr>
  </w:style>
  <w:style w:type="paragraph" w:styleId="Closing">
    <w:name w:val="Closing"/>
    <w:basedOn w:val="Normal"/>
    <w:semiHidden/>
    <w:rsid w:val="005D43D6"/>
    <w:pPr>
      <w:ind w:left="4320"/>
    </w:pPr>
  </w:style>
  <w:style w:type="paragraph" w:styleId="Signature">
    <w:name w:val="Signature"/>
    <w:basedOn w:val="Normal"/>
    <w:semiHidden/>
    <w:rsid w:val="005D43D6"/>
    <w:pPr>
      <w:ind w:left="4320"/>
    </w:pPr>
  </w:style>
  <w:style w:type="paragraph" w:styleId="Subtitle">
    <w:name w:val="Subtitle"/>
    <w:basedOn w:val="Normal"/>
    <w:qFormat/>
    <w:rsid w:val="005D43D6"/>
    <w:pPr>
      <w:spacing w:after="60"/>
      <w:jc w:val="center"/>
      <w:outlineLvl w:val="1"/>
    </w:pPr>
    <w:rPr>
      <w:rFonts w:cs="Arial"/>
      <w:sz w:val="24"/>
    </w:rPr>
  </w:style>
  <w:style w:type="character" w:styleId="CommentReference">
    <w:name w:val="annotation reference"/>
    <w:semiHidden/>
    <w:rsid w:val="005D43D6"/>
    <w:rPr>
      <w:sz w:val="16"/>
      <w:szCs w:val="16"/>
    </w:rPr>
  </w:style>
  <w:style w:type="paragraph" w:customStyle="1" w:styleId="Line">
    <w:name w:val="Line"/>
    <w:basedOn w:val="Normal"/>
    <w:semiHidden/>
    <w:rsid w:val="005D43D6"/>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styleId="CommentText">
    <w:name w:val="annotation text"/>
    <w:basedOn w:val="Normal"/>
    <w:semiHidden/>
    <w:rsid w:val="005D43D6"/>
    <w:rPr>
      <w:sz w:val="20"/>
      <w:szCs w:val="20"/>
    </w:rPr>
  </w:style>
  <w:style w:type="paragraph" w:styleId="CommentSubject">
    <w:name w:val="annotation subject"/>
    <w:basedOn w:val="CommentText"/>
    <w:next w:val="CommentText"/>
    <w:semiHidden/>
    <w:rsid w:val="005D43D6"/>
    <w:rPr>
      <w:b/>
      <w:bCs/>
    </w:rPr>
  </w:style>
  <w:style w:type="paragraph" w:styleId="Date">
    <w:name w:val="Date"/>
    <w:basedOn w:val="Normal"/>
    <w:next w:val="Normal"/>
    <w:semiHidden/>
    <w:rsid w:val="005D43D6"/>
  </w:style>
  <w:style w:type="paragraph" w:customStyle="1" w:styleId="Cover-Title-BA">
    <w:name w:val="Cover - Title - BA"/>
    <w:basedOn w:val="Cover-Title"/>
    <w:next w:val="Cover-Subtitle"/>
    <w:semiHidden/>
    <w:rsid w:val="005D43D6"/>
    <w:rPr>
      <w:color w:val="17AF4B"/>
    </w:rPr>
  </w:style>
  <w:style w:type="paragraph" w:customStyle="1" w:styleId="Cover-Title-IS">
    <w:name w:val="Cover - Title - IS"/>
    <w:basedOn w:val="Cover-Title"/>
    <w:next w:val="Cover-Subtitle"/>
    <w:semiHidden/>
    <w:rsid w:val="005D43D6"/>
    <w:rPr>
      <w:color w:val="007670"/>
    </w:rPr>
  </w:style>
  <w:style w:type="paragraph" w:customStyle="1" w:styleId="Header-cover-brand">
    <w:name w:val="Header-cover-brand"/>
    <w:basedOn w:val="Header"/>
    <w:semiHidden/>
    <w:rsid w:val="00131FB2"/>
    <w:pPr>
      <w:spacing w:before="40" w:after="0"/>
    </w:pPr>
  </w:style>
  <w:style w:type="paragraph" w:customStyle="1" w:styleId="HeadingAppendix">
    <w:name w:val="Heading Appendix"/>
    <w:basedOn w:val="Heading1"/>
    <w:rsid w:val="005D43D6"/>
    <w:pPr>
      <w:numPr>
        <w:numId w:val="4"/>
      </w:numPr>
    </w:pPr>
    <w:rPr>
      <w:rFonts w:eastAsia="SimSun"/>
    </w:rPr>
  </w:style>
  <w:style w:type="paragraph" w:styleId="E-mailSignature">
    <w:name w:val="E-mail Signature"/>
    <w:basedOn w:val="Normal"/>
    <w:semiHidden/>
    <w:rsid w:val="005D43D6"/>
  </w:style>
  <w:style w:type="character" w:styleId="Emphasis">
    <w:name w:val="Emphasis"/>
    <w:qFormat/>
    <w:rsid w:val="005D43D6"/>
    <w:rPr>
      <w:i/>
      <w:iCs/>
    </w:rPr>
  </w:style>
  <w:style w:type="character" w:styleId="EndnoteReference">
    <w:name w:val="endnote reference"/>
    <w:semiHidden/>
    <w:rsid w:val="005D43D6"/>
    <w:rPr>
      <w:vertAlign w:val="superscript"/>
    </w:rPr>
  </w:style>
  <w:style w:type="paragraph" w:styleId="EndnoteText">
    <w:name w:val="endnote text"/>
    <w:basedOn w:val="Normal"/>
    <w:semiHidden/>
    <w:rsid w:val="005D43D6"/>
    <w:rPr>
      <w:sz w:val="20"/>
      <w:szCs w:val="20"/>
    </w:rPr>
  </w:style>
  <w:style w:type="paragraph" w:customStyle="1" w:styleId="Cover-Subtitle">
    <w:name w:val="Cover - Subtitle"/>
    <w:basedOn w:val="Normal"/>
    <w:rsid w:val="005D43D6"/>
    <w:pPr>
      <w:snapToGrid w:val="0"/>
      <w:spacing w:before="0" w:after="288"/>
      <w:ind w:right="3600"/>
    </w:pPr>
    <w:rPr>
      <w:rFonts w:ascii="Times New Roman" w:eastAsia="SimSun" w:hAnsi="Times New Roman"/>
      <w:i/>
      <w:sz w:val="32"/>
      <w:lang w:eastAsia="zh-CN"/>
    </w:rPr>
  </w:style>
  <w:style w:type="paragraph" w:styleId="EnvelopeReturn">
    <w:name w:val="envelope return"/>
    <w:basedOn w:val="Normal"/>
    <w:semiHidden/>
    <w:rsid w:val="005D43D6"/>
    <w:rPr>
      <w:rFonts w:cs="Arial"/>
      <w:sz w:val="20"/>
      <w:szCs w:val="20"/>
    </w:rPr>
  </w:style>
  <w:style w:type="paragraph" w:customStyle="1" w:styleId="Bullet5">
    <w:name w:val="Bullet 5"/>
    <w:basedOn w:val="Normal"/>
    <w:semiHidden/>
    <w:rsid w:val="007241F5"/>
    <w:rPr>
      <w:rFonts w:eastAsia="SimSun"/>
      <w:lang w:eastAsia="zh-CN"/>
    </w:rPr>
  </w:style>
  <w:style w:type="character" w:styleId="FootnoteReference">
    <w:name w:val="footnote reference"/>
    <w:semiHidden/>
    <w:rsid w:val="005D43D6"/>
    <w:rPr>
      <w:vertAlign w:val="superscript"/>
    </w:rPr>
  </w:style>
  <w:style w:type="paragraph" w:styleId="FootnoteText">
    <w:name w:val="footnote text"/>
    <w:basedOn w:val="Normal"/>
    <w:semiHidden/>
    <w:rsid w:val="005D43D6"/>
    <w:rPr>
      <w:sz w:val="20"/>
      <w:szCs w:val="20"/>
    </w:rPr>
  </w:style>
  <w:style w:type="paragraph" w:customStyle="1" w:styleId="DefaultText">
    <w:name w:val="Default Text"/>
    <w:basedOn w:val="Normal"/>
    <w:rsid w:val="007241F5"/>
    <w:pPr>
      <w:autoSpaceDE w:val="0"/>
      <w:autoSpaceDN w:val="0"/>
      <w:adjustRightInd w:val="0"/>
    </w:pPr>
    <w:rPr>
      <w:rFonts w:eastAsia="SimSun"/>
      <w:sz w:val="24"/>
      <w:lang w:eastAsia="zh-CN"/>
    </w:rPr>
  </w:style>
  <w:style w:type="character" w:styleId="HTMLAcronym">
    <w:name w:val="HTML Acronym"/>
    <w:basedOn w:val="DefaultParagraphFont"/>
    <w:semiHidden/>
    <w:rsid w:val="005D43D6"/>
  </w:style>
  <w:style w:type="paragraph" w:styleId="HTMLAddress">
    <w:name w:val="HTML Address"/>
    <w:basedOn w:val="Normal"/>
    <w:semiHidden/>
    <w:rsid w:val="005D43D6"/>
    <w:rPr>
      <w:i/>
      <w:iCs/>
    </w:rPr>
  </w:style>
  <w:style w:type="character" w:styleId="HTMLCite">
    <w:name w:val="HTML Cite"/>
    <w:semiHidden/>
    <w:rsid w:val="005D43D6"/>
    <w:rPr>
      <w:i/>
      <w:iCs/>
    </w:rPr>
  </w:style>
  <w:style w:type="character" w:styleId="HTMLCode">
    <w:name w:val="HTML Code"/>
    <w:uiPriority w:val="99"/>
    <w:semiHidden/>
    <w:rsid w:val="005D43D6"/>
    <w:rPr>
      <w:rFonts w:ascii="Courier New" w:hAnsi="Courier New"/>
      <w:sz w:val="20"/>
      <w:szCs w:val="20"/>
    </w:rPr>
  </w:style>
  <w:style w:type="character" w:styleId="HTMLDefinition">
    <w:name w:val="HTML Definition"/>
    <w:semiHidden/>
    <w:rsid w:val="005D43D6"/>
    <w:rPr>
      <w:i/>
      <w:iCs/>
    </w:rPr>
  </w:style>
  <w:style w:type="character" w:styleId="HTMLKeyboard">
    <w:name w:val="HTML Keyboard"/>
    <w:semiHidden/>
    <w:rsid w:val="005D43D6"/>
    <w:rPr>
      <w:rFonts w:ascii="Courier New" w:hAnsi="Courier New"/>
      <w:sz w:val="20"/>
      <w:szCs w:val="20"/>
    </w:rPr>
  </w:style>
  <w:style w:type="paragraph" w:styleId="HTMLPreformatted">
    <w:name w:val="HTML Preformatted"/>
    <w:basedOn w:val="Normal"/>
    <w:link w:val="HTMLPreformattedChar"/>
    <w:uiPriority w:val="99"/>
    <w:rsid w:val="005D43D6"/>
    <w:rPr>
      <w:rFonts w:ascii="Courier New" w:hAnsi="Courier New" w:cs="Courier New"/>
      <w:sz w:val="20"/>
      <w:szCs w:val="20"/>
    </w:rPr>
  </w:style>
  <w:style w:type="character" w:styleId="HTMLSample">
    <w:name w:val="HTML Sample"/>
    <w:semiHidden/>
    <w:rsid w:val="005D43D6"/>
    <w:rPr>
      <w:rFonts w:ascii="Courier New" w:hAnsi="Courier New"/>
    </w:rPr>
  </w:style>
  <w:style w:type="character" w:styleId="HTMLTypewriter">
    <w:name w:val="HTML Typewriter"/>
    <w:semiHidden/>
    <w:rsid w:val="005D43D6"/>
    <w:rPr>
      <w:rFonts w:ascii="Courier New" w:hAnsi="Courier New"/>
      <w:sz w:val="20"/>
      <w:szCs w:val="20"/>
    </w:rPr>
  </w:style>
  <w:style w:type="character" w:styleId="HTMLVariable">
    <w:name w:val="HTML Variable"/>
    <w:uiPriority w:val="99"/>
    <w:semiHidden/>
    <w:rsid w:val="005D43D6"/>
    <w:rPr>
      <w:i/>
      <w:iCs/>
    </w:rPr>
  </w:style>
  <w:style w:type="paragraph" w:customStyle="1" w:styleId="StepListContno">
    <w:name w:val="Step List Cont. (no #)"/>
    <w:basedOn w:val="StepList"/>
    <w:rsid w:val="005D43D6"/>
    <w:pPr>
      <w:numPr>
        <w:numId w:val="5"/>
      </w:numPr>
      <w:tabs>
        <w:tab w:val="clear" w:pos="821"/>
      </w:tabs>
    </w:pPr>
  </w:style>
  <w:style w:type="paragraph" w:customStyle="1" w:styleId="Numbered">
    <w:name w:val="Numbered"/>
    <w:basedOn w:val="BodyText"/>
    <w:semiHidden/>
    <w:rsid w:val="007241F5"/>
    <w:pPr>
      <w:numPr>
        <w:numId w:val="14"/>
      </w:numPr>
    </w:pPr>
  </w:style>
  <w:style w:type="paragraph" w:customStyle="1" w:styleId="Numbereda">
    <w:name w:val="Numbered a."/>
    <w:basedOn w:val="BodyText"/>
    <w:semiHidden/>
    <w:rsid w:val="007241F5"/>
    <w:pPr>
      <w:numPr>
        <w:numId w:val="15"/>
      </w:numPr>
    </w:pPr>
  </w:style>
  <w:style w:type="paragraph" w:customStyle="1" w:styleId="StepDetails">
    <w:name w:val="Step Details"/>
    <w:basedOn w:val="Normal"/>
    <w:autoRedefine/>
    <w:semiHidden/>
    <w:rsid w:val="007241F5"/>
    <w:pPr>
      <w:spacing w:before="0" w:after="240"/>
      <w:ind w:left="65"/>
    </w:pPr>
    <w:rPr>
      <w:rFonts w:eastAsia="SimSun"/>
      <w:color w:val="000000"/>
      <w:sz w:val="24"/>
      <w:lang w:eastAsia="zh-CN"/>
    </w:rPr>
  </w:style>
  <w:style w:type="character" w:customStyle="1" w:styleId="BodyTextChar">
    <w:name w:val="Body Text Char"/>
    <w:link w:val="BodyText"/>
    <w:rsid w:val="00AA6AEF"/>
    <w:rPr>
      <w:rFonts w:ascii="Arial" w:eastAsia="Arial Unicode MS" w:hAnsi="Arial"/>
      <w:sz w:val="22"/>
      <w:szCs w:val="24"/>
      <w:lang w:val="en-US" w:eastAsia="zh-CN" w:bidi="ar-SA"/>
    </w:rPr>
  </w:style>
  <w:style w:type="paragraph" w:styleId="Index1">
    <w:name w:val="index 1"/>
    <w:basedOn w:val="Normal"/>
    <w:next w:val="Normal"/>
    <w:autoRedefine/>
    <w:semiHidden/>
    <w:rsid w:val="005D43D6"/>
    <w:pPr>
      <w:ind w:left="220" w:hanging="220"/>
    </w:pPr>
  </w:style>
  <w:style w:type="paragraph" w:styleId="Index2">
    <w:name w:val="index 2"/>
    <w:basedOn w:val="Normal"/>
    <w:next w:val="Normal"/>
    <w:autoRedefine/>
    <w:semiHidden/>
    <w:rsid w:val="005D43D6"/>
    <w:pPr>
      <w:ind w:left="440" w:hanging="220"/>
    </w:pPr>
  </w:style>
  <w:style w:type="paragraph" w:styleId="Index3">
    <w:name w:val="index 3"/>
    <w:basedOn w:val="Normal"/>
    <w:next w:val="Normal"/>
    <w:autoRedefine/>
    <w:semiHidden/>
    <w:rsid w:val="005D43D6"/>
    <w:pPr>
      <w:ind w:left="660" w:hanging="220"/>
    </w:pPr>
  </w:style>
  <w:style w:type="paragraph" w:styleId="Index4">
    <w:name w:val="index 4"/>
    <w:basedOn w:val="Normal"/>
    <w:next w:val="Normal"/>
    <w:autoRedefine/>
    <w:semiHidden/>
    <w:rsid w:val="005D43D6"/>
    <w:pPr>
      <w:ind w:left="880" w:hanging="220"/>
    </w:pPr>
  </w:style>
  <w:style w:type="paragraph" w:styleId="Index5">
    <w:name w:val="index 5"/>
    <w:basedOn w:val="Normal"/>
    <w:next w:val="Normal"/>
    <w:autoRedefine/>
    <w:semiHidden/>
    <w:rsid w:val="005D43D6"/>
    <w:pPr>
      <w:ind w:left="1100" w:hanging="220"/>
    </w:pPr>
  </w:style>
  <w:style w:type="paragraph" w:styleId="Index6">
    <w:name w:val="index 6"/>
    <w:basedOn w:val="Normal"/>
    <w:next w:val="Normal"/>
    <w:autoRedefine/>
    <w:semiHidden/>
    <w:rsid w:val="005D43D6"/>
    <w:pPr>
      <w:ind w:left="1320" w:hanging="220"/>
    </w:pPr>
  </w:style>
  <w:style w:type="paragraph" w:styleId="Index7">
    <w:name w:val="index 7"/>
    <w:basedOn w:val="Normal"/>
    <w:next w:val="Normal"/>
    <w:autoRedefine/>
    <w:semiHidden/>
    <w:rsid w:val="005D43D6"/>
    <w:pPr>
      <w:ind w:left="1540" w:hanging="220"/>
    </w:pPr>
  </w:style>
  <w:style w:type="paragraph" w:styleId="Index8">
    <w:name w:val="index 8"/>
    <w:basedOn w:val="Normal"/>
    <w:next w:val="Normal"/>
    <w:autoRedefine/>
    <w:semiHidden/>
    <w:rsid w:val="005D43D6"/>
    <w:pPr>
      <w:ind w:left="1760" w:hanging="220"/>
    </w:pPr>
  </w:style>
  <w:style w:type="paragraph" w:styleId="Index9">
    <w:name w:val="index 9"/>
    <w:basedOn w:val="Normal"/>
    <w:next w:val="Normal"/>
    <w:autoRedefine/>
    <w:semiHidden/>
    <w:rsid w:val="005D43D6"/>
    <w:pPr>
      <w:ind w:left="1980" w:hanging="220"/>
    </w:pPr>
  </w:style>
  <w:style w:type="paragraph" w:styleId="IndexHeading">
    <w:name w:val="index heading"/>
    <w:basedOn w:val="Normal"/>
    <w:next w:val="Index1"/>
    <w:semiHidden/>
    <w:rsid w:val="005D43D6"/>
    <w:rPr>
      <w:b/>
      <w:bCs/>
    </w:rPr>
  </w:style>
  <w:style w:type="character" w:customStyle="1" w:styleId="StepListChar">
    <w:name w:val="Step List Char"/>
    <w:link w:val="StepList"/>
    <w:rsid w:val="00AA6AEF"/>
    <w:rPr>
      <w:rFonts w:ascii="Arial" w:hAnsi="Arial"/>
      <w:sz w:val="22"/>
      <w:szCs w:val="22"/>
    </w:rPr>
  </w:style>
  <w:style w:type="character" w:styleId="LineNumber">
    <w:name w:val="line number"/>
    <w:basedOn w:val="DefaultParagraphFont"/>
    <w:semiHidden/>
    <w:rsid w:val="005D43D6"/>
  </w:style>
  <w:style w:type="paragraph" w:styleId="List">
    <w:name w:val="List"/>
    <w:basedOn w:val="Normal"/>
    <w:semiHidden/>
    <w:rsid w:val="005D43D6"/>
    <w:pPr>
      <w:ind w:left="360" w:hanging="360"/>
    </w:pPr>
  </w:style>
  <w:style w:type="paragraph" w:styleId="List2">
    <w:name w:val="List 2"/>
    <w:basedOn w:val="Normal"/>
    <w:semiHidden/>
    <w:rsid w:val="005D43D6"/>
    <w:pPr>
      <w:ind w:left="720" w:hanging="360"/>
    </w:pPr>
  </w:style>
  <w:style w:type="paragraph" w:styleId="List3">
    <w:name w:val="List 3"/>
    <w:basedOn w:val="Normal"/>
    <w:semiHidden/>
    <w:rsid w:val="005D43D6"/>
    <w:pPr>
      <w:ind w:left="1080" w:hanging="360"/>
    </w:pPr>
  </w:style>
  <w:style w:type="paragraph" w:styleId="List4">
    <w:name w:val="List 4"/>
    <w:basedOn w:val="Normal"/>
    <w:semiHidden/>
    <w:rsid w:val="005D43D6"/>
    <w:pPr>
      <w:ind w:left="1440" w:hanging="360"/>
    </w:pPr>
  </w:style>
  <w:style w:type="paragraph" w:styleId="List5">
    <w:name w:val="List 5"/>
    <w:basedOn w:val="Normal"/>
    <w:semiHidden/>
    <w:rsid w:val="005D43D6"/>
    <w:pPr>
      <w:ind w:left="1800" w:hanging="360"/>
    </w:pPr>
  </w:style>
  <w:style w:type="paragraph" w:styleId="ListBullet4">
    <w:name w:val="List Bullet 4"/>
    <w:basedOn w:val="Normal"/>
    <w:semiHidden/>
    <w:rsid w:val="005D43D6"/>
    <w:pPr>
      <w:numPr>
        <w:ilvl w:val="3"/>
        <w:numId w:val="6"/>
      </w:numPr>
    </w:pPr>
  </w:style>
  <w:style w:type="paragraph" w:styleId="ListBullet5">
    <w:name w:val="List Bullet 5"/>
    <w:basedOn w:val="Normal"/>
    <w:semiHidden/>
    <w:rsid w:val="005D43D6"/>
    <w:pPr>
      <w:numPr>
        <w:numId w:val="16"/>
      </w:numPr>
    </w:pPr>
  </w:style>
  <w:style w:type="paragraph" w:styleId="ListContinue">
    <w:name w:val="List Continue"/>
    <w:basedOn w:val="Normal"/>
    <w:semiHidden/>
    <w:rsid w:val="005D43D6"/>
    <w:pPr>
      <w:ind w:left="360"/>
    </w:pPr>
  </w:style>
  <w:style w:type="paragraph" w:styleId="ListContinue2">
    <w:name w:val="List Continue 2"/>
    <w:basedOn w:val="Normal"/>
    <w:semiHidden/>
    <w:rsid w:val="005D43D6"/>
    <w:pPr>
      <w:ind w:left="720"/>
    </w:pPr>
  </w:style>
  <w:style w:type="paragraph" w:styleId="ListContinue3">
    <w:name w:val="List Continue 3"/>
    <w:basedOn w:val="Normal"/>
    <w:semiHidden/>
    <w:rsid w:val="005D43D6"/>
    <w:pPr>
      <w:ind w:left="1080"/>
    </w:pPr>
  </w:style>
  <w:style w:type="paragraph" w:styleId="ListContinue4">
    <w:name w:val="List Continue 4"/>
    <w:basedOn w:val="Normal"/>
    <w:semiHidden/>
    <w:rsid w:val="005D43D6"/>
    <w:pPr>
      <w:ind w:left="1440"/>
    </w:pPr>
  </w:style>
  <w:style w:type="paragraph" w:styleId="ListContinue5">
    <w:name w:val="List Continue 5"/>
    <w:basedOn w:val="Normal"/>
    <w:semiHidden/>
    <w:rsid w:val="005D43D6"/>
    <w:pPr>
      <w:ind w:left="1800"/>
    </w:pPr>
  </w:style>
  <w:style w:type="paragraph" w:styleId="ListNumber">
    <w:name w:val="List Number"/>
    <w:basedOn w:val="Normal"/>
    <w:semiHidden/>
    <w:rsid w:val="005D43D6"/>
    <w:pPr>
      <w:numPr>
        <w:numId w:val="17"/>
      </w:numPr>
    </w:pPr>
  </w:style>
  <w:style w:type="paragraph" w:styleId="ListNumber2">
    <w:name w:val="List Number 2"/>
    <w:basedOn w:val="Normal"/>
    <w:semiHidden/>
    <w:rsid w:val="005D43D6"/>
    <w:pPr>
      <w:numPr>
        <w:numId w:val="18"/>
      </w:numPr>
    </w:pPr>
  </w:style>
  <w:style w:type="paragraph" w:styleId="ListNumber3">
    <w:name w:val="List Number 3"/>
    <w:basedOn w:val="Normal"/>
    <w:semiHidden/>
    <w:rsid w:val="005D43D6"/>
    <w:pPr>
      <w:numPr>
        <w:numId w:val="19"/>
      </w:numPr>
    </w:pPr>
  </w:style>
  <w:style w:type="paragraph" w:styleId="ListNumber4">
    <w:name w:val="List Number 4"/>
    <w:basedOn w:val="Normal"/>
    <w:semiHidden/>
    <w:rsid w:val="005D43D6"/>
    <w:pPr>
      <w:numPr>
        <w:numId w:val="20"/>
      </w:numPr>
    </w:pPr>
  </w:style>
  <w:style w:type="paragraph" w:styleId="ListNumber5">
    <w:name w:val="List Number 5"/>
    <w:basedOn w:val="Normal"/>
    <w:semiHidden/>
    <w:rsid w:val="005D43D6"/>
    <w:pPr>
      <w:numPr>
        <w:numId w:val="21"/>
      </w:numPr>
    </w:pPr>
  </w:style>
  <w:style w:type="character" w:customStyle="1" w:styleId="StepListContinued-nonumberChar">
    <w:name w:val="Step List Continued - no number Char"/>
    <w:basedOn w:val="StepListChar"/>
    <w:link w:val="StepListContinued-nonumber"/>
    <w:semiHidden/>
    <w:rsid w:val="00AA6AEF"/>
    <w:rPr>
      <w:rFonts w:ascii="Arial" w:hAnsi="Arial"/>
      <w:sz w:val="22"/>
      <w:szCs w:val="22"/>
    </w:rPr>
  </w:style>
  <w:style w:type="paragraph" w:styleId="MacroText">
    <w:name w:val="macro"/>
    <w:semiHidden/>
    <w:rsid w:val="005D43D6"/>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MessageHeader">
    <w:name w:val="Message Header"/>
    <w:basedOn w:val="Normal"/>
    <w:semiHidden/>
    <w:rsid w:val="005D43D6"/>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5D43D6"/>
    <w:rPr>
      <w:rFonts w:ascii="Times New Roman" w:hAnsi="Times New Roman"/>
      <w:sz w:val="24"/>
    </w:rPr>
  </w:style>
  <w:style w:type="character" w:customStyle="1" w:styleId="Heading6Char">
    <w:name w:val="Heading 6 Char"/>
    <w:link w:val="Heading6"/>
    <w:rsid w:val="00AA6AEF"/>
    <w:rPr>
      <w:rFonts w:ascii="Arial" w:eastAsia="SimSun" w:hAnsi="Arial" w:cs="Arial"/>
      <w:b/>
      <w:bCs/>
      <w:iCs/>
      <w:kern w:val="32"/>
      <w:sz w:val="24"/>
      <w:szCs w:val="24"/>
      <w:lang w:val="en-US" w:eastAsia="en-US" w:bidi="ar-SA"/>
    </w:rPr>
  </w:style>
  <w:style w:type="paragraph" w:styleId="NormalIndent">
    <w:name w:val="Normal Indent"/>
    <w:basedOn w:val="Normal"/>
    <w:semiHidden/>
    <w:rsid w:val="005D43D6"/>
    <w:pPr>
      <w:ind w:left="720"/>
    </w:pPr>
  </w:style>
  <w:style w:type="paragraph" w:styleId="NoteHeading">
    <w:name w:val="Note Heading"/>
    <w:basedOn w:val="Normal"/>
    <w:next w:val="Normal"/>
    <w:semiHidden/>
    <w:rsid w:val="005D43D6"/>
    <w:pPr>
      <w:jc w:val="center"/>
    </w:pPr>
    <w:rPr>
      <w:rFonts w:ascii="Arial Black" w:hAnsi="Arial Black"/>
      <w:sz w:val="28"/>
    </w:rPr>
  </w:style>
  <w:style w:type="character" w:customStyle="1" w:styleId="Heading5Char">
    <w:name w:val="Heading 5 Char"/>
    <w:link w:val="Heading5"/>
    <w:rsid w:val="00AA6AEF"/>
    <w:rPr>
      <w:rFonts w:ascii="Arial" w:eastAsia="SimSun" w:hAnsi="Arial" w:cs="Arial"/>
      <w:b/>
      <w:iCs/>
      <w:kern w:val="32"/>
      <w:sz w:val="28"/>
      <w:szCs w:val="28"/>
      <w:lang w:val="en-US" w:eastAsia="zh-CN" w:bidi="ar-SA"/>
    </w:rPr>
  </w:style>
  <w:style w:type="paragraph" w:customStyle="1" w:styleId="Cover-Title">
    <w:name w:val="Cover - Title"/>
    <w:basedOn w:val="Normal"/>
    <w:next w:val="Cover-Subtitle"/>
    <w:rsid w:val="005D43D6"/>
    <w:pPr>
      <w:snapToGrid w:val="0"/>
      <w:spacing w:before="0" w:after="288"/>
      <w:ind w:right="2880"/>
    </w:pPr>
    <w:rPr>
      <w:rFonts w:ascii="Arial Bold" w:eastAsia="SimSun" w:hAnsi="Arial Bold"/>
      <w:b/>
      <w:sz w:val="44"/>
      <w:lang w:eastAsia="zh-CN"/>
    </w:rPr>
  </w:style>
  <w:style w:type="character" w:styleId="PageNumber">
    <w:name w:val="page number"/>
    <w:basedOn w:val="DefaultParagraphFont"/>
    <w:semiHidden/>
    <w:rsid w:val="005D43D6"/>
  </w:style>
  <w:style w:type="paragraph" w:styleId="PlainText">
    <w:name w:val="Plain Text"/>
    <w:basedOn w:val="Normal"/>
    <w:semiHidden/>
    <w:rsid w:val="005D43D6"/>
    <w:rPr>
      <w:rFonts w:ascii="Courier New" w:hAnsi="Courier New" w:cs="Courier New"/>
      <w:sz w:val="20"/>
      <w:szCs w:val="20"/>
    </w:rPr>
  </w:style>
  <w:style w:type="paragraph" w:styleId="Salutation">
    <w:name w:val="Salutation"/>
    <w:basedOn w:val="Normal"/>
    <w:next w:val="Normal"/>
    <w:semiHidden/>
    <w:rsid w:val="005D43D6"/>
  </w:style>
  <w:style w:type="paragraph" w:customStyle="1" w:styleId="Cover-Title-IM">
    <w:name w:val="Cover - Title - IM"/>
    <w:basedOn w:val="Cover-Title"/>
    <w:next w:val="Cover-Subtitle"/>
    <w:semiHidden/>
    <w:rsid w:val="005D43D6"/>
    <w:rPr>
      <w:color w:val="17AF4B"/>
    </w:rPr>
  </w:style>
  <w:style w:type="paragraph" w:customStyle="1" w:styleId="Cover-Title-WebSphere">
    <w:name w:val="Cover - Title - WebSphere"/>
    <w:basedOn w:val="Cover-Title"/>
    <w:next w:val="Cover-Subtitle"/>
    <w:semiHidden/>
    <w:rsid w:val="005D43D6"/>
    <w:rPr>
      <w:color w:val="7F1C7D"/>
    </w:rPr>
  </w:style>
  <w:style w:type="paragraph" w:customStyle="1" w:styleId="Cover-Title-Rational">
    <w:name w:val="Cover - Title - Rational"/>
    <w:basedOn w:val="Cover-Title"/>
    <w:next w:val="Cover-Subtitle"/>
    <w:semiHidden/>
    <w:rsid w:val="005D43D6"/>
    <w:rPr>
      <w:color w:val="008ABF"/>
    </w:rPr>
  </w:style>
  <w:style w:type="paragraph" w:customStyle="1" w:styleId="Spacer">
    <w:name w:val="Spacer"/>
    <w:basedOn w:val="Normal"/>
    <w:rsid w:val="005D43D6"/>
    <w:pPr>
      <w:adjustRightInd w:val="0"/>
      <w:snapToGrid w:val="0"/>
      <w:spacing w:before="0" w:after="0"/>
    </w:pPr>
    <w:rPr>
      <w:rFonts w:eastAsia="Arial Unicode MS"/>
      <w:lang w:eastAsia="zh-CN"/>
    </w:rPr>
  </w:style>
  <w:style w:type="paragraph" w:customStyle="1" w:styleId="Cover-Title-Tivoli">
    <w:name w:val="Cover - Title - Tivoli"/>
    <w:basedOn w:val="Cover-Title"/>
    <w:next w:val="Cover-Subtitle"/>
    <w:semiHidden/>
    <w:rsid w:val="005D43D6"/>
    <w:rPr>
      <w:color w:val="D9182D"/>
    </w:rPr>
  </w:style>
  <w:style w:type="paragraph" w:customStyle="1" w:styleId="Cover-Title-zSeries">
    <w:name w:val="Cover - Title - zSeries"/>
    <w:basedOn w:val="Cover-Title"/>
    <w:next w:val="Cover-Subtitle"/>
    <w:semiHidden/>
    <w:rsid w:val="005D43D6"/>
    <w:rPr>
      <w:color w:val="A5A215"/>
    </w:rPr>
  </w:style>
  <w:style w:type="paragraph" w:customStyle="1" w:styleId="Header-cover1">
    <w:name w:val="Header - cover 1"/>
    <w:basedOn w:val="Cover-Title"/>
    <w:next w:val="Header-cover2"/>
    <w:semiHidden/>
    <w:rsid w:val="005D43D6"/>
    <w:pPr>
      <w:spacing w:before="20" w:after="40"/>
    </w:pPr>
    <w:rPr>
      <w:snapToGrid w:val="0"/>
      <w:spacing w:val="-6"/>
      <w:sz w:val="19"/>
    </w:rPr>
  </w:style>
  <w:style w:type="paragraph" w:customStyle="1" w:styleId="Header-cover2">
    <w:name w:val="Header - cover 2"/>
    <w:basedOn w:val="Header-cover1"/>
    <w:semiHidden/>
    <w:rsid w:val="005D43D6"/>
    <w:rPr>
      <w:rFonts w:ascii="Arial" w:eastAsia="Times New Roman" w:hAnsi="Arial"/>
      <w:b w:val="0"/>
      <w:lang w:eastAsia="en-US"/>
    </w:rPr>
  </w:style>
  <w:style w:type="character" w:styleId="Strong">
    <w:name w:val="Strong"/>
    <w:qFormat/>
    <w:rsid w:val="005D43D6"/>
    <w:rPr>
      <w:b/>
      <w:bCs/>
    </w:rPr>
  </w:style>
  <w:style w:type="paragraph" w:styleId="DocumentMap">
    <w:name w:val="Document Map"/>
    <w:basedOn w:val="Normal"/>
    <w:semiHidden/>
    <w:rsid w:val="005D43D6"/>
    <w:pPr>
      <w:shd w:val="clear" w:color="auto" w:fill="000080"/>
    </w:pPr>
    <w:rPr>
      <w:rFonts w:ascii="Tahoma" w:hAnsi="Tahoma" w:cs="Tahoma"/>
      <w:sz w:val="20"/>
      <w:szCs w:val="20"/>
    </w:rPr>
  </w:style>
  <w:style w:type="paragraph" w:customStyle="1" w:styleId="Footer-tabletext">
    <w:name w:val="Footer - table text"/>
    <w:basedOn w:val="Footer"/>
    <w:semiHidden/>
    <w:rsid w:val="005D43D6"/>
    <w:pPr>
      <w:pBdr>
        <w:top w:val="none" w:sz="0" w:space="0" w:color="auto"/>
      </w:pBdr>
      <w:spacing w:before="60" w:after="60"/>
    </w:pPr>
  </w:style>
  <w:style w:type="table" w:customStyle="1" w:styleId="Footer-table">
    <w:name w:val="Footer - table"/>
    <w:basedOn w:val="TableGrid8"/>
    <w:semiHidden/>
    <w:rsid w:val="005D43D6"/>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5D43D6"/>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5D43D6"/>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5D43D6"/>
    <w:rPr>
      <w:color w:val="FDB813"/>
    </w:rPr>
  </w:style>
  <w:style w:type="table" w:styleId="Table3Deffects1">
    <w:name w:val="Table 3D effects 1"/>
    <w:basedOn w:val="TableNormal"/>
    <w:semiHidden/>
    <w:rsid w:val="005D43D6"/>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D43D6"/>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D43D6"/>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D43D6"/>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D43D6"/>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D43D6"/>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D43D6"/>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D43D6"/>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D43D6"/>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D43D6"/>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D43D6"/>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D43D6"/>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D43D6"/>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D43D6"/>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D43D6"/>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D43D6"/>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D43D6"/>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5D43D6"/>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Arial Black" w:hAnsi="Arial Black"/>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5D43D6"/>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5D43D6"/>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5D43D6"/>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D43D6"/>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D43D6"/>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5D43D6"/>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5D43D6"/>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D43D6"/>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D43D6"/>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D43D6"/>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D43D6"/>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D43D6"/>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D43D6"/>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D43D6"/>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5D43D6"/>
    <w:pPr>
      <w:spacing w:before="40"/>
      <w:ind w:right="72"/>
    </w:pPr>
    <w:rPr>
      <w:iCs/>
      <w:szCs w:val="20"/>
    </w:rPr>
  </w:style>
  <w:style w:type="paragraph" w:styleId="TableofAuthorities">
    <w:name w:val="table of authorities"/>
    <w:basedOn w:val="Normal"/>
    <w:next w:val="Normal"/>
    <w:semiHidden/>
    <w:rsid w:val="005D43D6"/>
    <w:pPr>
      <w:ind w:left="220" w:hanging="220"/>
    </w:pPr>
  </w:style>
  <w:style w:type="paragraph" w:styleId="TableofFigures">
    <w:name w:val="table of figures"/>
    <w:basedOn w:val="Normal"/>
    <w:next w:val="Normal"/>
    <w:semiHidden/>
    <w:rsid w:val="005D43D6"/>
  </w:style>
  <w:style w:type="table" w:styleId="TableProfessional">
    <w:name w:val="Table Professional"/>
    <w:basedOn w:val="TableNormal"/>
    <w:semiHidden/>
    <w:rsid w:val="005D43D6"/>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D43D6"/>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D43D6"/>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D43D6"/>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D43D6"/>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D43D6"/>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D43D6"/>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D43D6"/>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D43D6"/>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D43D6"/>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5D43D6"/>
    <w:pPr>
      <w:spacing w:after="60"/>
      <w:jc w:val="center"/>
      <w:outlineLvl w:val="0"/>
    </w:pPr>
    <w:rPr>
      <w:rFonts w:cs="Arial"/>
      <w:b/>
      <w:bCs/>
      <w:kern w:val="28"/>
      <w:sz w:val="32"/>
      <w:szCs w:val="32"/>
    </w:rPr>
  </w:style>
  <w:style w:type="paragraph" w:styleId="TOAHeading">
    <w:name w:val="toa heading"/>
    <w:basedOn w:val="Normal"/>
    <w:next w:val="Normal"/>
    <w:semiHidden/>
    <w:rsid w:val="005D43D6"/>
    <w:pPr>
      <w:spacing w:before="120"/>
    </w:pPr>
    <w:rPr>
      <w:rFonts w:cs="Arial"/>
      <w:b/>
      <w:bCs/>
      <w:sz w:val="24"/>
    </w:rPr>
  </w:style>
  <w:style w:type="paragraph" w:customStyle="1" w:styleId="InformationBoxSpacer">
    <w:name w:val="Information Box Spacer"/>
    <w:basedOn w:val="Normal"/>
    <w:semiHidden/>
    <w:rsid w:val="000658C7"/>
    <w:pPr>
      <w:adjustRightInd w:val="0"/>
      <w:snapToGrid w:val="0"/>
      <w:spacing w:before="60" w:after="60"/>
    </w:pPr>
    <w:rPr>
      <w:rFonts w:eastAsia="Arial Unicode MS"/>
      <w:lang w:eastAsia="zh-CN"/>
    </w:rPr>
  </w:style>
  <w:style w:type="paragraph" w:styleId="ListParagraph">
    <w:name w:val="List Paragraph"/>
    <w:basedOn w:val="Normal"/>
    <w:uiPriority w:val="99"/>
    <w:qFormat/>
    <w:rsid w:val="000A3396"/>
    <w:pPr>
      <w:spacing w:before="0" w:after="200" w:line="276" w:lineRule="auto"/>
      <w:ind w:left="720"/>
      <w:contextualSpacing/>
    </w:pPr>
    <w:rPr>
      <w:rFonts w:ascii="Calibri" w:hAnsi="Calibri"/>
      <w:szCs w:val="22"/>
      <w:lang w:val="en-GB"/>
    </w:rPr>
  </w:style>
  <w:style w:type="numbering" w:customStyle="1" w:styleId="1111111">
    <w:name w:val="1 / 1.1 / 1.1.11"/>
    <w:basedOn w:val="NoList"/>
    <w:next w:val="111111"/>
    <w:uiPriority w:val="99"/>
    <w:semiHidden/>
    <w:unhideWhenUsed/>
    <w:locked/>
    <w:rsid w:val="002B172E"/>
    <w:pPr>
      <w:numPr>
        <w:numId w:val="24"/>
      </w:numPr>
    </w:pPr>
  </w:style>
  <w:style w:type="numbering" w:customStyle="1" w:styleId="1111112">
    <w:name w:val="1 / 1.1 / 1.1.12"/>
    <w:basedOn w:val="NoList"/>
    <w:next w:val="111111"/>
    <w:uiPriority w:val="99"/>
    <w:semiHidden/>
    <w:unhideWhenUsed/>
    <w:locked/>
    <w:rsid w:val="002B172E"/>
  </w:style>
  <w:style w:type="numbering" w:customStyle="1" w:styleId="1111113">
    <w:name w:val="1 / 1.1 / 1.1.13"/>
    <w:basedOn w:val="NoList"/>
    <w:next w:val="111111"/>
    <w:uiPriority w:val="99"/>
    <w:semiHidden/>
    <w:unhideWhenUsed/>
    <w:locked/>
    <w:rsid w:val="0010479F"/>
  </w:style>
  <w:style w:type="character" w:customStyle="1" w:styleId="FooterChar">
    <w:name w:val="Footer Char"/>
    <w:basedOn w:val="DefaultParagraphFont"/>
    <w:link w:val="Footer"/>
    <w:uiPriority w:val="99"/>
    <w:rsid w:val="005E148E"/>
    <w:rPr>
      <w:rFonts w:ascii="Arial" w:hAnsi="Arial"/>
      <w:szCs w:val="24"/>
    </w:rPr>
  </w:style>
  <w:style w:type="numbering" w:customStyle="1" w:styleId="1111114">
    <w:name w:val="1 / 1.1 / 1.1.14"/>
    <w:basedOn w:val="NoList"/>
    <w:next w:val="111111"/>
    <w:uiPriority w:val="99"/>
    <w:semiHidden/>
    <w:unhideWhenUsed/>
    <w:locked/>
    <w:rsid w:val="00F076DC"/>
    <w:pPr>
      <w:numPr>
        <w:numId w:val="2"/>
      </w:numPr>
    </w:pPr>
  </w:style>
  <w:style w:type="paragraph" w:styleId="NoSpacing">
    <w:name w:val="No Spacing"/>
    <w:basedOn w:val="Normal"/>
    <w:uiPriority w:val="99"/>
    <w:qFormat/>
    <w:rsid w:val="00AA12AD"/>
    <w:pPr>
      <w:spacing w:before="0" w:after="0"/>
    </w:pPr>
    <w:rPr>
      <w:rFonts w:ascii="Calibri" w:hAnsi="Calibri"/>
      <w:szCs w:val="22"/>
      <w:lang w:val="en-GB"/>
    </w:rPr>
  </w:style>
  <w:style w:type="character" w:styleId="IntenseEmphasis">
    <w:name w:val="Intense Emphasis"/>
    <w:basedOn w:val="DefaultParagraphFont"/>
    <w:uiPriority w:val="21"/>
    <w:qFormat/>
    <w:rsid w:val="00AA12AD"/>
    <w:rPr>
      <w:b/>
      <w:bCs/>
      <w:i/>
      <w:iCs/>
      <w:color w:val="4F81BD" w:themeColor="accent1"/>
    </w:rPr>
  </w:style>
  <w:style w:type="paragraph" w:styleId="TOCHeading">
    <w:name w:val="TOC Heading"/>
    <w:basedOn w:val="Heading1"/>
    <w:next w:val="Normal"/>
    <w:uiPriority w:val="39"/>
    <w:unhideWhenUsed/>
    <w:qFormat/>
    <w:rsid w:val="00AA12AD"/>
    <w:pPr>
      <w:keepNext/>
      <w:keepLines/>
      <w:pageBreakBefore w:val="0"/>
      <w:numPr>
        <w:numId w:val="0"/>
      </w:numPr>
      <w:pBdr>
        <w:top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ja-JP"/>
    </w:rPr>
  </w:style>
  <w:style w:type="character" w:customStyle="1" w:styleId="Heading1Char">
    <w:name w:val="Heading 1 Char"/>
    <w:link w:val="Heading1"/>
    <w:rsid w:val="00AA12AD"/>
    <w:rPr>
      <w:rFonts w:ascii="Arial Bold" w:eastAsia="Arial Unicode MS" w:hAnsi="Arial Bold" w:cs="Arial Bold"/>
      <w:kern w:val="32"/>
      <w:sz w:val="32"/>
      <w:szCs w:val="32"/>
      <w:lang w:eastAsia="zh-CN"/>
    </w:rPr>
  </w:style>
  <w:style w:type="character" w:customStyle="1" w:styleId="Heading2Char">
    <w:name w:val="Heading 2 Char"/>
    <w:link w:val="Heading2"/>
    <w:rsid w:val="00AA12AD"/>
    <w:rPr>
      <w:rFonts w:ascii="Arial Bold" w:eastAsia="Arial Unicode MS" w:hAnsi="Arial Bold" w:cs="Arial Bold"/>
      <w:b/>
      <w:bCs/>
      <w:iCs/>
      <w:kern w:val="32"/>
      <w:sz w:val="28"/>
      <w:szCs w:val="28"/>
      <w:lang w:eastAsia="zh-CN"/>
    </w:rPr>
  </w:style>
  <w:style w:type="paragraph" w:customStyle="1" w:styleId="TextBodySingle">
    <w:name w:val="Text Body Single"/>
    <w:basedOn w:val="DefaultText"/>
    <w:rsid w:val="00AA12AD"/>
    <w:pPr>
      <w:suppressAutoHyphens/>
      <w:autoSpaceDE/>
      <w:autoSpaceDN/>
      <w:adjustRightInd/>
    </w:pPr>
    <w:rPr>
      <w:rFonts w:eastAsia="Arial Unicode MS"/>
      <w:kern w:val="1"/>
      <w:sz w:val="22"/>
      <w:lang w:eastAsia="ar-SA"/>
    </w:rPr>
  </w:style>
  <w:style w:type="paragraph" w:customStyle="1" w:styleId="Caption1">
    <w:name w:val="Caption1"/>
    <w:basedOn w:val="DefaultText"/>
    <w:rsid w:val="00AA12AD"/>
    <w:pPr>
      <w:suppressAutoHyphens/>
      <w:autoSpaceDE/>
      <w:autoSpaceDN/>
      <w:adjustRightInd/>
      <w:spacing w:before="0" w:after="0"/>
    </w:pPr>
    <w:rPr>
      <w:rFonts w:eastAsia="Times New Roman"/>
      <w:b/>
      <w:bCs/>
      <w:kern w:val="1"/>
      <w:szCs w:val="20"/>
      <w:lang w:eastAsia="ar-SA"/>
    </w:rPr>
  </w:style>
  <w:style w:type="character" w:customStyle="1" w:styleId="ph">
    <w:name w:val="ph"/>
    <w:rsid w:val="00AA12AD"/>
  </w:style>
  <w:style w:type="character" w:customStyle="1" w:styleId="token">
    <w:name w:val="token"/>
    <w:basedOn w:val="DefaultParagraphFont"/>
    <w:rsid w:val="00B04A5B"/>
  </w:style>
  <w:style w:type="character" w:customStyle="1" w:styleId="HTMLPreformattedChar">
    <w:name w:val="HTML Preformatted Char"/>
    <w:basedOn w:val="DefaultParagraphFont"/>
    <w:link w:val="HTMLPreformatted"/>
    <w:uiPriority w:val="99"/>
    <w:rsid w:val="00176BF0"/>
    <w:rPr>
      <w:rFonts w:ascii="Courier New" w:hAnsi="Courier New" w:cs="Courier New"/>
    </w:rPr>
  </w:style>
  <w:style w:type="table" w:styleId="GridTable1Light">
    <w:name w:val="Grid Table 1 Light"/>
    <w:basedOn w:val="TableNormal"/>
    <w:rsid w:val="000D01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457077">
      <w:bodyDiv w:val="1"/>
      <w:marLeft w:val="0"/>
      <w:marRight w:val="0"/>
      <w:marTop w:val="0"/>
      <w:marBottom w:val="0"/>
      <w:divBdr>
        <w:top w:val="none" w:sz="0" w:space="0" w:color="auto"/>
        <w:left w:val="none" w:sz="0" w:space="0" w:color="auto"/>
        <w:bottom w:val="none" w:sz="0" w:space="0" w:color="auto"/>
        <w:right w:val="none" w:sz="0" w:space="0" w:color="auto"/>
      </w:divBdr>
      <w:divsChild>
        <w:div w:id="1641181029">
          <w:marLeft w:val="0"/>
          <w:marRight w:val="0"/>
          <w:marTop w:val="0"/>
          <w:marBottom w:val="0"/>
          <w:divBdr>
            <w:top w:val="none" w:sz="0" w:space="0" w:color="auto"/>
            <w:left w:val="none" w:sz="0" w:space="0" w:color="auto"/>
            <w:bottom w:val="none" w:sz="0" w:space="0" w:color="auto"/>
            <w:right w:val="none" w:sz="0" w:space="0" w:color="auto"/>
          </w:divBdr>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footer" Target="footer4.xml"/><Relationship Id="rId21" Type="http://schemas.openxmlformats.org/officeDocument/2006/relationships/image" Target="media/image7.png"/><Relationship Id="rId42" Type="http://schemas.openxmlformats.org/officeDocument/2006/relationships/hyperlink" Target="https://192.168.225.52:9090/" TargetMode="External"/><Relationship Id="rId47" Type="http://schemas.openxmlformats.org/officeDocument/2006/relationships/hyperlink" Target="https://192.168.142.100/cmc/" TargetMode="External"/><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77.png"/><Relationship Id="rId16" Type="http://schemas.microsoft.com/office/2011/relationships/commentsExtended" Target="commentsExtended.xml"/><Relationship Id="rId107" Type="http://schemas.openxmlformats.org/officeDocument/2006/relationships/hyperlink" Target="https://dp.think.ibm:9090"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192.168.225.52:9090/" TargetMode="External"/><Relationship Id="rId40" Type="http://schemas.openxmlformats.org/officeDocument/2006/relationships/hyperlink" Target="http://tf.nist.gov/tf-cgi/servers.cgi"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mailto:student@think.ibm" TargetMode="External"/><Relationship Id="rId74" Type="http://schemas.openxmlformats.org/officeDocument/2006/relationships/hyperlink" Target="mailto:student@think.ibm" TargetMode="External"/><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hyperlink" Target="https://192.168.142.100/cmc" TargetMode="External"/><Relationship Id="rId110" Type="http://schemas.openxmlformats.org/officeDocument/2006/relationships/image" Target="media/image75.png"/><Relationship Id="rId115"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01.ibm.com/support/knowledgecenter/SSWHYP_3.0.1/com.ibm.apimgmt.cmc.doc/troubleshooting_graphs.html"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1.png"/><Relationship Id="rId100" Type="http://schemas.openxmlformats.org/officeDocument/2006/relationships/image" Target="media/image72.png"/><Relationship Id="rId105" Type="http://schemas.openxmlformats.org/officeDocument/2006/relationships/hyperlink" Target="https://mgr.think.ibm/apim/" TargetMode="External"/><Relationship Id="rId113" Type="http://schemas.openxmlformats.org/officeDocument/2006/relationships/image" Target="media/image78.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hyperlink" Target="http://pubs.vmware.com/workstation-9/index.jsp"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hyperlink" Target="http://www.ibm.com" TargetMode="External"/><Relationship Id="rId108" Type="http://schemas.openxmlformats.org/officeDocument/2006/relationships/image" Target="media/image73.png"/><Relationship Id="rId11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hyperlink" Target="http://pic.dhe.ibm.com/infocenter/wsdatap/v6r0m0/topic/com.ibm.dp.xb.doc/name_timezone.html"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hyperlink" Target="https://10.91.25.19/cmc/?validate=true&amp;authId=cmc%2F5527cc73e4b0b55fe4711add%2FI3xA3rT4oE2tW8jR0nM8tV0pI6mM7lW3tX2xU2tS0e&amp;token=m5QfcGr3KHZacaZoC3TcnqffMGsNqJYefjHINu5Tmf&amp;username=dhmaroju%40gmail.com"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76.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hyperlink" Target="https://mgr.think.ibm/cmc/" TargetMode="External"/><Relationship Id="rId114" Type="http://schemas.openxmlformats.org/officeDocument/2006/relationships/header" Target="header4.xml"/><Relationship Id="rId119"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192.168.225.100/apim/"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1.png"/><Relationship Id="rId101" Type="http://schemas.openxmlformats.org/officeDocument/2006/relationships/hyperlink" Target="https://192.168.142.52:9090"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www.timetools.co.uk/2013/07/25/ntp-server-uk/" TargetMode="External"/><Relationship Id="rId109" Type="http://schemas.openxmlformats.org/officeDocument/2006/relationships/image" Target="media/image74.png"/><Relationship Id="rId34" Type="http://schemas.openxmlformats.org/officeDocument/2006/relationships/image" Target="media/image20.png"/><Relationship Id="rId50" Type="http://schemas.openxmlformats.org/officeDocument/2006/relationships/image" Target="media/image29.png"/><Relationship Id="rId55" Type="http://schemas.openxmlformats.org/officeDocument/2006/relationships/hyperlink" Target="http://nilhcem.github.io/FakeSMTP/" TargetMode="External"/><Relationship Id="rId76" Type="http://schemas.openxmlformats.org/officeDocument/2006/relationships/image" Target="media/image50.png"/><Relationship Id="rId97" Type="http://schemas.openxmlformats.org/officeDocument/2006/relationships/hyperlink" Target="http://pubs.vmware.com/workstation-9/index.jsp?topic=%2Fcom.vmware.ws.using.doc%2FGUID-D9B0A52D-38A2-45D7-A9EB-987ACE77F93C.html" TargetMode="External"/><Relationship Id="rId104" Type="http://schemas.openxmlformats.org/officeDocument/2006/relationships/hyperlink" Target="http://www.ibm.com/software/products/en/api-management"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customXml" Target="../customXml/item1.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1202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6864E-12A8-40F2-B16D-0A5A503AC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201202_TEC_workbook_TEMPLATE.dot</Template>
  <TotalTime>0</TotalTime>
  <Pages>57</Pages>
  <Words>7670</Words>
  <Characters>43725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TEC setup and instructor guide template</vt:lpstr>
    </vt:vector>
  </TitlesOfParts>
  <Company>IBM</Company>
  <LinksUpToDate>false</LinksUpToDate>
  <CharactersWithSpaces>51293</CharactersWithSpaces>
  <SharedDoc>false</SharedDoc>
  <HLinks>
    <vt:vector size="144" baseType="variant">
      <vt:variant>
        <vt:i4>6225964</vt:i4>
      </vt:variant>
      <vt:variant>
        <vt:i4>105</vt:i4>
      </vt:variant>
      <vt:variant>
        <vt:i4>0</vt:i4>
      </vt:variant>
      <vt:variant>
        <vt:i4>5</vt:i4>
      </vt:variant>
      <vt:variant>
        <vt:lpwstr>mailto:developer0@consumer.ibm/Passw0rd</vt:lpwstr>
      </vt:variant>
      <vt:variant>
        <vt:lpwstr/>
      </vt:variant>
      <vt:variant>
        <vt:i4>1704043</vt:i4>
      </vt:variant>
      <vt:variant>
        <vt:i4>102</vt:i4>
      </vt:variant>
      <vt:variant>
        <vt:i4>0</vt:i4>
      </vt:variant>
      <vt:variant>
        <vt:i4>5</vt:i4>
      </vt:variant>
      <vt:variant>
        <vt:lpwstr>mailto:student0@banka.ibm/Passw0rd</vt:lpwstr>
      </vt:variant>
      <vt:variant>
        <vt:lpwstr/>
      </vt:variant>
      <vt:variant>
        <vt:i4>7733291</vt:i4>
      </vt:variant>
      <vt:variant>
        <vt:i4>99</vt:i4>
      </vt:variant>
      <vt:variant>
        <vt:i4>0</vt:i4>
      </vt:variant>
      <vt:variant>
        <vt:i4>5</vt:i4>
      </vt:variant>
      <vt:variant>
        <vt:lpwstr>https://192.168.142.100/cmc</vt:lpwstr>
      </vt:variant>
      <vt:variant>
        <vt:lpwstr/>
      </vt:variant>
      <vt:variant>
        <vt:i4>8192037</vt:i4>
      </vt:variant>
      <vt:variant>
        <vt:i4>96</vt:i4>
      </vt:variant>
      <vt:variant>
        <vt:i4>0</vt:i4>
      </vt:variant>
      <vt:variant>
        <vt:i4>5</vt:i4>
      </vt:variant>
      <vt:variant>
        <vt:lpwstr>https://192.168.142.100/apimanager</vt:lpwstr>
      </vt:variant>
      <vt:variant>
        <vt:lpwstr/>
      </vt:variant>
      <vt:variant>
        <vt:i4>1638470</vt:i4>
      </vt:variant>
      <vt:variant>
        <vt:i4>93</vt:i4>
      </vt:variant>
      <vt:variant>
        <vt:i4>0</vt:i4>
      </vt:variant>
      <vt:variant>
        <vt:i4>5</vt:i4>
      </vt:variant>
      <vt:variant>
        <vt:lpwstr>https://192.168.142.52:9090/</vt:lpwstr>
      </vt:variant>
      <vt:variant>
        <vt:lpwstr/>
      </vt:variant>
      <vt:variant>
        <vt:i4>7733291</vt:i4>
      </vt:variant>
      <vt:variant>
        <vt:i4>90</vt:i4>
      </vt:variant>
      <vt:variant>
        <vt:i4>0</vt:i4>
      </vt:variant>
      <vt:variant>
        <vt:i4>5</vt:i4>
      </vt:variant>
      <vt:variant>
        <vt:lpwstr>https://192.168.142.100/cmc</vt:lpwstr>
      </vt:variant>
      <vt:variant>
        <vt:lpwstr/>
      </vt:variant>
      <vt:variant>
        <vt:i4>8192037</vt:i4>
      </vt:variant>
      <vt:variant>
        <vt:i4>87</vt:i4>
      </vt:variant>
      <vt:variant>
        <vt:i4>0</vt:i4>
      </vt:variant>
      <vt:variant>
        <vt:i4>5</vt:i4>
      </vt:variant>
      <vt:variant>
        <vt:lpwstr>https://192.168.142.100/apimanager</vt:lpwstr>
      </vt:variant>
      <vt:variant>
        <vt:lpwstr/>
      </vt:variant>
      <vt:variant>
        <vt:i4>8061043</vt:i4>
      </vt:variant>
      <vt:variant>
        <vt:i4>84</vt:i4>
      </vt:variant>
      <vt:variant>
        <vt:i4>0</vt:i4>
      </vt:variant>
      <vt:variant>
        <vt:i4>5</vt:i4>
      </vt:variant>
      <vt:variant>
        <vt:lpwstr>http://www.ibm.com/software/products/en/api-management</vt:lpwstr>
      </vt:variant>
      <vt:variant>
        <vt:lpwstr/>
      </vt:variant>
      <vt:variant>
        <vt:i4>2162803</vt:i4>
      </vt:variant>
      <vt:variant>
        <vt:i4>81</vt:i4>
      </vt:variant>
      <vt:variant>
        <vt:i4>0</vt:i4>
      </vt:variant>
      <vt:variant>
        <vt:i4>5</vt:i4>
      </vt:variant>
      <vt:variant>
        <vt:lpwstr>http://www.ibm.com/</vt:lpwstr>
      </vt:variant>
      <vt:variant>
        <vt:lpwstr/>
      </vt:variant>
      <vt:variant>
        <vt:i4>7733291</vt:i4>
      </vt:variant>
      <vt:variant>
        <vt:i4>78</vt:i4>
      </vt:variant>
      <vt:variant>
        <vt:i4>0</vt:i4>
      </vt:variant>
      <vt:variant>
        <vt:i4>5</vt:i4>
      </vt:variant>
      <vt:variant>
        <vt:lpwstr>https://192.168.142.100/cmc</vt:lpwstr>
      </vt:variant>
      <vt:variant>
        <vt:lpwstr/>
      </vt:variant>
      <vt:variant>
        <vt:i4>1638470</vt:i4>
      </vt:variant>
      <vt:variant>
        <vt:i4>75</vt:i4>
      </vt:variant>
      <vt:variant>
        <vt:i4>0</vt:i4>
      </vt:variant>
      <vt:variant>
        <vt:i4>5</vt:i4>
      </vt:variant>
      <vt:variant>
        <vt:lpwstr>https://192.168.142.52:9090/</vt:lpwstr>
      </vt:variant>
      <vt:variant>
        <vt:lpwstr/>
      </vt:variant>
      <vt:variant>
        <vt:i4>6881312</vt:i4>
      </vt:variant>
      <vt:variant>
        <vt:i4>69</vt:i4>
      </vt:variant>
      <vt:variant>
        <vt:i4>0</vt:i4>
      </vt:variant>
      <vt:variant>
        <vt:i4>5</vt:i4>
      </vt:variant>
      <vt:variant>
        <vt:lpwstr>http://nasoftware.ibm.com/sales/ctp.nsf/doc/MODM-7BQK7L</vt:lpwstr>
      </vt:variant>
      <vt:variant>
        <vt:lpwstr/>
      </vt:variant>
      <vt:variant>
        <vt:i4>4980766</vt:i4>
      </vt:variant>
      <vt:variant>
        <vt:i4>66</vt:i4>
      </vt:variant>
      <vt:variant>
        <vt:i4>0</vt:i4>
      </vt:variant>
      <vt:variant>
        <vt:i4>5</vt:i4>
      </vt:variant>
      <vt:variant>
        <vt:lpwstr>http://winrar.d0wnloadz.net/</vt:lpwstr>
      </vt:variant>
      <vt:variant>
        <vt:lpwstr/>
      </vt:variant>
      <vt:variant>
        <vt:i4>3014702</vt:i4>
      </vt:variant>
      <vt:variant>
        <vt:i4>63</vt:i4>
      </vt:variant>
      <vt:variant>
        <vt:i4>0</vt:i4>
      </vt:variant>
      <vt:variant>
        <vt:i4>5</vt:i4>
      </vt:variant>
      <vt:variant>
        <vt:lpwstr>http://www.extractnow.com/</vt:lpwstr>
      </vt:variant>
      <vt:variant>
        <vt:lpwstr/>
      </vt:variant>
      <vt:variant>
        <vt:i4>1507378</vt:i4>
      </vt:variant>
      <vt:variant>
        <vt:i4>56</vt:i4>
      </vt:variant>
      <vt:variant>
        <vt:i4>0</vt:i4>
      </vt:variant>
      <vt:variant>
        <vt:i4>5</vt:i4>
      </vt:variant>
      <vt:variant>
        <vt:lpwstr/>
      </vt:variant>
      <vt:variant>
        <vt:lpwstr>_Toc392839087</vt:lpwstr>
      </vt:variant>
      <vt:variant>
        <vt:i4>1507378</vt:i4>
      </vt:variant>
      <vt:variant>
        <vt:i4>50</vt:i4>
      </vt:variant>
      <vt:variant>
        <vt:i4>0</vt:i4>
      </vt:variant>
      <vt:variant>
        <vt:i4>5</vt:i4>
      </vt:variant>
      <vt:variant>
        <vt:lpwstr/>
      </vt:variant>
      <vt:variant>
        <vt:lpwstr>_Toc392839086</vt:lpwstr>
      </vt:variant>
      <vt:variant>
        <vt:i4>1507378</vt:i4>
      </vt:variant>
      <vt:variant>
        <vt:i4>44</vt:i4>
      </vt:variant>
      <vt:variant>
        <vt:i4>0</vt:i4>
      </vt:variant>
      <vt:variant>
        <vt:i4>5</vt:i4>
      </vt:variant>
      <vt:variant>
        <vt:lpwstr/>
      </vt:variant>
      <vt:variant>
        <vt:lpwstr>_Toc392839085</vt:lpwstr>
      </vt:variant>
      <vt:variant>
        <vt:i4>1507378</vt:i4>
      </vt:variant>
      <vt:variant>
        <vt:i4>38</vt:i4>
      </vt:variant>
      <vt:variant>
        <vt:i4>0</vt:i4>
      </vt:variant>
      <vt:variant>
        <vt:i4>5</vt:i4>
      </vt:variant>
      <vt:variant>
        <vt:lpwstr/>
      </vt:variant>
      <vt:variant>
        <vt:lpwstr>_Toc392839084</vt:lpwstr>
      </vt:variant>
      <vt:variant>
        <vt:i4>1507378</vt:i4>
      </vt:variant>
      <vt:variant>
        <vt:i4>32</vt:i4>
      </vt:variant>
      <vt:variant>
        <vt:i4>0</vt:i4>
      </vt:variant>
      <vt:variant>
        <vt:i4>5</vt:i4>
      </vt:variant>
      <vt:variant>
        <vt:lpwstr/>
      </vt:variant>
      <vt:variant>
        <vt:lpwstr>_Toc392839083</vt:lpwstr>
      </vt:variant>
      <vt:variant>
        <vt:i4>1507378</vt:i4>
      </vt:variant>
      <vt:variant>
        <vt:i4>26</vt:i4>
      </vt:variant>
      <vt:variant>
        <vt:i4>0</vt:i4>
      </vt:variant>
      <vt:variant>
        <vt:i4>5</vt:i4>
      </vt:variant>
      <vt:variant>
        <vt:lpwstr/>
      </vt:variant>
      <vt:variant>
        <vt:lpwstr>_Toc392839082</vt:lpwstr>
      </vt:variant>
      <vt:variant>
        <vt:i4>1507378</vt:i4>
      </vt:variant>
      <vt:variant>
        <vt:i4>20</vt:i4>
      </vt:variant>
      <vt:variant>
        <vt:i4>0</vt:i4>
      </vt:variant>
      <vt:variant>
        <vt:i4>5</vt:i4>
      </vt:variant>
      <vt:variant>
        <vt:lpwstr/>
      </vt:variant>
      <vt:variant>
        <vt:lpwstr>_Toc392839081</vt:lpwstr>
      </vt:variant>
      <vt:variant>
        <vt:i4>1507378</vt:i4>
      </vt:variant>
      <vt:variant>
        <vt:i4>14</vt:i4>
      </vt:variant>
      <vt:variant>
        <vt:i4>0</vt:i4>
      </vt:variant>
      <vt:variant>
        <vt:i4>5</vt:i4>
      </vt:variant>
      <vt:variant>
        <vt:lpwstr/>
      </vt:variant>
      <vt:variant>
        <vt:lpwstr>_Toc392839080</vt:lpwstr>
      </vt:variant>
      <vt:variant>
        <vt:i4>1572914</vt:i4>
      </vt:variant>
      <vt:variant>
        <vt:i4>8</vt:i4>
      </vt:variant>
      <vt:variant>
        <vt:i4>0</vt:i4>
      </vt:variant>
      <vt:variant>
        <vt:i4>5</vt:i4>
      </vt:variant>
      <vt:variant>
        <vt:lpwstr/>
      </vt:variant>
      <vt:variant>
        <vt:lpwstr>_Toc392839079</vt:lpwstr>
      </vt:variant>
      <vt:variant>
        <vt:i4>1572914</vt:i4>
      </vt:variant>
      <vt:variant>
        <vt:i4>2</vt:i4>
      </vt:variant>
      <vt:variant>
        <vt:i4>0</vt:i4>
      </vt:variant>
      <vt:variant>
        <vt:i4>5</vt:i4>
      </vt:variant>
      <vt:variant>
        <vt:lpwstr/>
      </vt:variant>
      <vt:variant>
        <vt:lpwstr>_Toc392839078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setup and instructor guide template</dc:title>
  <dc:creator>abutter</dc:creator>
  <cp:lastModifiedBy>ADMINIBM</cp:lastModifiedBy>
  <cp:revision>2</cp:revision>
  <cp:lastPrinted>2015-07-13T18:30:00Z</cp:lastPrinted>
  <dcterms:created xsi:type="dcterms:W3CDTF">2016-04-12T14:56:00Z</dcterms:created>
  <dcterms:modified xsi:type="dcterms:W3CDTF">2016-04-12T14:56:00Z</dcterms:modified>
</cp:coreProperties>
</file>